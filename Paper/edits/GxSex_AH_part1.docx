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918DB" w14:textId="77777777" w:rsidR="00F97BCB" w:rsidRPr="0098278D" w:rsidRDefault="00F97BCB" w:rsidP="0098278D">
      <w:pPr>
        <w:pStyle w:val="Heading11"/>
      </w:pPr>
      <w:commentRangeStart w:id="0"/>
      <w:r w:rsidRPr="0098278D">
        <w:t>Amplification</w:t>
      </w:r>
      <w:commentRangeEnd w:id="0"/>
      <w:r w:rsidR="00990937">
        <w:rPr>
          <w:rStyle w:val="CommentReference"/>
          <w:rFonts w:asciiTheme="minorHAnsi" w:eastAsiaTheme="minorHAnsi" w:hAnsiTheme="minorHAnsi" w:cstheme="minorBidi"/>
          <w:b w:val="0"/>
          <w:bCs w:val="0"/>
          <w:color w:val="auto"/>
        </w:rPr>
        <w:commentReference w:id="0"/>
      </w:r>
      <w:r w:rsidRPr="0098278D">
        <w:t xml:space="preserve"> is the Primary Mode of Gene-by-Sex Interaction in Complex Human Traits</w:t>
      </w:r>
    </w:p>
    <w:p w14:paraId="28B0E5A2" w14:textId="25971A7B" w:rsidR="009648BA" w:rsidRPr="008E029C" w:rsidRDefault="009648BA" w:rsidP="008E029C">
      <w:pPr>
        <w:spacing w:line="360" w:lineRule="auto"/>
        <w:rPr>
          <w:rFonts w:ascii="Arial" w:eastAsia="Times New Roman" w:hAnsi="Arial" w:cs="Arial"/>
          <w:sz w:val="20"/>
          <w:szCs w:val="20"/>
        </w:rPr>
      </w:pPr>
      <w:r>
        <w:rPr>
          <w:rFonts w:ascii="Arial" w:eastAsia="Times New Roman" w:hAnsi="Arial" w:cs="Arial"/>
          <w:sz w:val="20"/>
          <w:szCs w:val="20"/>
        </w:rPr>
        <w:t>Carrie Zhu</w:t>
      </w:r>
      <w:r w:rsidRPr="009648BA">
        <w:rPr>
          <w:rFonts w:ascii="Arial" w:eastAsia="Times New Roman" w:hAnsi="Arial" w:cs="Arial"/>
          <w:sz w:val="20"/>
          <w:szCs w:val="20"/>
          <w:vertAlign w:val="superscript"/>
        </w:rPr>
        <w:t>1,2</w:t>
      </w:r>
      <w:r>
        <w:rPr>
          <w:rFonts w:ascii="Arial" w:eastAsia="Times New Roman" w:hAnsi="Arial" w:cs="Arial"/>
          <w:sz w:val="20"/>
          <w:szCs w:val="20"/>
        </w:rPr>
        <w:t xml:space="preserve">, Matthew </w:t>
      </w:r>
      <w:ins w:id="1" w:author="Harpak, Arbel" w:date="2022-03-30T08:46:00Z">
        <w:r w:rsidR="00E63987">
          <w:rPr>
            <w:rFonts w:ascii="Arial" w:eastAsia="Times New Roman" w:hAnsi="Arial" w:cs="Arial"/>
            <w:sz w:val="20"/>
            <w:szCs w:val="20"/>
          </w:rPr>
          <w:t xml:space="preserve">J. </w:t>
        </w:r>
      </w:ins>
      <w:r>
        <w:rPr>
          <w:rFonts w:ascii="Arial" w:eastAsia="Times New Roman" w:hAnsi="Arial" w:cs="Arial"/>
          <w:sz w:val="20"/>
          <w:szCs w:val="20"/>
        </w:rPr>
        <w:t>Ming</w:t>
      </w:r>
      <w:r w:rsidRPr="009648BA">
        <w:rPr>
          <w:rFonts w:ascii="Arial" w:eastAsia="Times New Roman" w:hAnsi="Arial" w:cs="Arial"/>
          <w:sz w:val="20"/>
          <w:szCs w:val="20"/>
          <w:vertAlign w:val="superscript"/>
        </w:rPr>
        <w:t>1,2</w:t>
      </w:r>
      <w:r>
        <w:rPr>
          <w:rFonts w:ascii="Arial" w:eastAsia="Times New Roman" w:hAnsi="Arial" w:cs="Arial"/>
          <w:sz w:val="20"/>
          <w:szCs w:val="20"/>
        </w:rPr>
        <w:t>, Arbel Harpak</w:t>
      </w:r>
      <w:r w:rsidRPr="009648BA">
        <w:rPr>
          <w:rFonts w:ascii="Arial" w:eastAsia="Times New Roman" w:hAnsi="Arial" w:cs="Arial"/>
          <w:sz w:val="20"/>
          <w:szCs w:val="20"/>
          <w:vertAlign w:val="superscript"/>
        </w:rPr>
        <w:t>1,2+</w:t>
      </w:r>
    </w:p>
    <w:p w14:paraId="4F5765FD" w14:textId="77777777" w:rsidR="00BE0CA0"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1</w:t>
      </w:r>
      <w:r w:rsidRPr="008E029C">
        <w:rPr>
          <w:rFonts w:ascii="Arial" w:hAnsi="Arial" w:cs="Arial"/>
          <w:sz w:val="16"/>
          <w:szCs w:val="16"/>
        </w:rPr>
        <w:t xml:space="preserve"> Department of Population Health, The University of Texas at Austin</w:t>
      </w:r>
    </w:p>
    <w:p w14:paraId="66F06EFA" w14:textId="77777777" w:rsidR="00BE0CA0"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2</w:t>
      </w:r>
      <w:r w:rsidRPr="008E029C">
        <w:rPr>
          <w:rFonts w:ascii="Arial" w:hAnsi="Arial" w:cs="Arial"/>
          <w:sz w:val="16"/>
          <w:szCs w:val="16"/>
        </w:rPr>
        <w:t xml:space="preserve"> Department of Integrative Biology, The University of Texas at Austin</w:t>
      </w:r>
    </w:p>
    <w:p w14:paraId="630B7215" w14:textId="37968C4A" w:rsidR="00F97BCB"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w:t>
      </w:r>
      <w:r w:rsidRPr="008E029C">
        <w:rPr>
          <w:rFonts w:ascii="Arial" w:hAnsi="Arial" w:cs="Arial"/>
          <w:sz w:val="16"/>
          <w:szCs w:val="16"/>
        </w:rPr>
        <w:t xml:space="preserve"> To whom correspondence should be addressed: </w:t>
      </w:r>
      <w:hyperlink r:id="rId12" w:history="1">
        <w:r w:rsidRPr="008E029C">
          <w:rPr>
            <w:rStyle w:val="Hyperlink"/>
            <w:rFonts w:ascii="Arial" w:hAnsi="Arial" w:cs="Arial"/>
            <w:sz w:val="16"/>
            <w:szCs w:val="16"/>
          </w:rPr>
          <w:t>arbelharpak@utexas.edu</w:t>
        </w:r>
      </w:hyperlink>
    </w:p>
    <w:p w14:paraId="706163BC" w14:textId="77777777" w:rsidR="00BE0CA0" w:rsidRPr="002C24E7" w:rsidRDefault="00BE0CA0" w:rsidP="00BE0CA0">
      <w:pPr>
        <w:spacing w:line="360" w:lineRule="auto"/>
        <w:rPr>
          <w:rFonts w:ascii="Arial" w:hAnsi="Arial" w:cs="Arial"/>
          <w:sz w:val="20"/>
          <w:szCs w:val="20"/>
        </w:rPr>
      </w:pPr>
    </w:p>
    <w:p w14:paraId="49247861" w14:textId="77777777" w:rsidR="00F97BCB" w:rsidRPr="002C24E7" w:rsidRDefault="00F97BCB" w:rsidP="0098278D">
      <w:pPr>
        <w:pStyle w:val="Heading1"/>
        <w:rPr>
          <w:sz w:val="22"/>
          <w:szCs w:val="22"/>
        </w:rPr>
      </w:pPr>
      <w:r w:rsidRPr="002C24E7">
        <w:t>Abstract</w:t>
      </w:r>
    </w:p>
    <w:p w14:paraId="172AF888" w14:textId="77777777" w:rsidR="00F97BCB" w:rsidRPr="002C24E7" w:rsidDel="00E63987" w:rsidRDefault="00F97BCB" w:rsidP="002C24E7">
      <w:pPr>
        <w:spacing w:line="360" w:lineRule="auto"/>
        <w:rPr>
          <w:del w:id="2" w:author="Harpak, Arbel" w:date="2022-03-30T08:46:00Z"/>
          <w:rFonts w:ascii="Arial" w:hAnsi="Arial" w:cs="Arial"/>
          <w:sz w:val="20"/>
          <w:szCs w:val="20"/>
        </w:rPr>
      </w:pPr>
    </w:p>
    <w:p w14:paraId="668D4455" w14:textId="0DF13EDE" w:rsidR="00F97BCB" w:rsidRPr="002C24E7" w:rsidRDefault="00F97BCB" w:rsidP="002C24E7">
      <w:pPr>
        <w:pStyle w:val="NormalWeb"/>
        <w:shd w:val="clear" w:color="auto" w:fill="FFFFFF"/>
        <w:spacing w:before="0" w:beforeAutospacing="0" w:after="0" w:afterAutospacing="0" w:line="360" w:lineRule="auto"/>
        <w:jc w:val="both"/>
        <w:rPr>
          <w:rFonts w:ascii="Arial" w:hAnsi="Arial" w:cs="Arial"/>
        </w:rPr>
      </w:pPr>
      <w:r w:rsidRPr="002C24E7">
        <w:rPr>
          <w:rFonts w:ascii="Arial" w:hAnsi="Arial" w:cs="Arial"/>
          <w:color w:val="222222"/>
          <w:sz w:val="22"/>
          <w:szCs w:val="22"/>
        </w:rPr>
        <w:t>Sexual dimorphism is observed in many complex traits and diseases and is suspected to be in large part due to widespread gene-by-sex interactions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imperfect genetic correlations between the sexes—has been underwhelming. We hypothesized that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into correlation and amplification. A</w:t>
      </w:r>
      <w:ins w:id="3" w:author="Harpak, Arbel" w:date="2022-03-30T08:49:00Z">
        <w:r w:rsidR="00E63987">
          <w:rPr>
            <w:rFonts w:ascii="Arial" w:hAnsi="Arial" w:cs="Arial"/>
            <w:color w:val="222222"/>
            <w:sz w:val="22"/>
            <w:szCs w:val="22"/>
          </w:rPr>
          <w:t>cross traits, a</w:t>
        </w:r>
      </w:ins>
      <w:r w:rsidRPr="002C24E7">
        <w:rPr>
          <w:rFonts w:ascii="Arial" w:hAnsi="Arial" w:cs="Arial"/>
          <w:color w:val="222222"/>
          <w:sz w:val="22"/>
          <w:szCs w:val="22"/>
        </w:rPr>
        <w:t xml:space="preserve">mplification was a more pervasive mode of </w:t>
      </w:r>
      <w:proofErr w:type="spellStart"/>
      <w:r w:rsidRPr="002C24E7">
        <w:rPr>
          <w:rFonts w:ascii="Arial" w:hAnsi="Arial" w:cs="Arial"/>
          <w:color w:val="222222"/>
          <w:sz w:val="22"/>
          <w:szCs w:val="22"/>
        </w:rPr>
        <w:t>GxSex</w:t>
      </w:r>
      <w:proofErr w:type="spellEnd"/>
      <w:del w:id="4" w:author="Harpak, Arbel" w:date="2022-03-30T08:49:00Z">
        <w:r w:rsidRPr="002C24E7" w:rsidDel="00E63987">
          <w:rPr>
            <w:rFonts w:ascii="Arial" w:hAnsi="Arial" w:cs="Arial"/>
            <w:color w:val="222222"/>
            <w:sz w:val="22"/>
            <w:szCs w:val="22"/>
          </w:rPr>
          <w:delText xml:space="preserve">. </w:delText>
        </w:r>
      </w:del>
      <w:ins w:id="5" w:author="Harpak, Arbel" w:date="2022-03-30T08:49:00Z">
        <w:r w:rsidR="00E63987">
          <w:rPr>
            <w:rFonts w:ascii="Arial" w:hAnsi="Arial" w:cs="Arial"/>
            <w:color w:val="222222"/>
            <w:sz w:val="22"/>
            <w:szCs w:val="22"/>
          </w:rPr>
          <w:t>;</w:t>
        </w:r>
        <w:r w:rsidR="00E63987" w:rsidRPr="002C24E7">
          <w:rPr>
            <w:rFonts w:ascii="Arial" w:hAnsi="Arial" w:cs="Arial"/>
            <w:color w:val="222222"/>
            <w:sz w:val="22"/>
            <w:szCs w:val="22"/>
          </w:rPr>
          <w:t xml:space="preserve"> </w:t>
        </w:r>
      </w:ins>
      <w:del w:id="6" w:author="Harpak, Arbel" w:date="2022-03-30T08:49:00Z">
        <w:r w:rsidRPr="002C24E7" w:rsidDel="00E63987">
          <w:rPr>
            <w:rFonts w:ascii="Arial" w:hAnsi="Arial" w:cs="Arial"/>
            <w:color w:val="222222"/>
            <w:sz w:val="22"/>
            <w:szCs w:val="22"/>
          </w:rPr>
          <w:delText xml:space="preserve">For </w:delText>
        </w:r>
      </w:del>
      <w:ins w:id="7" w:author="Harpak, Arbel" w:date="2022-03-30T08:49:00Z">
        <w:r w:rsidR="00E63987">
          <w:rPr>
            <w:rFonts w:ascii="Arial" w:hAnsi="Arial" w:cs="Arial"/>
            <w:color w:val="222222"/>
            <w:sz w:val="22"/>
            <w:szCs w:val="22"/>
          </w:rPr>
          <w:t>f</w:t>
        </w:r>
        <w:r w:rsidR="00E63987" w:rsidRPr="002C24E7">
          <w:rPr>
            <w:rFonts w:ascii="Arial" w:hAnsi="Arial" w:cs="Arial"/>
            <w:color w:val="222222"/>
            <w:sz w:val="22"/>
            <w:szCs w:val="22"/>
          </w:rPr>
          <w:t xml:space="preserve">or </w:t>
        </w:r>
      </w:ins>
      <w:r w:rsidRPr="002C24E7">
        <w:rPr>
          <w:rFonts w:ascii="Arial" w:hAnsi="Arial" w:cs="Arial"/>
          <w:color w:val="222222"/>
          <w:sz w:val="22"/>
          <w:szCs w:val="22"/>
        </w:rPr>
        <w:t xml:space="preserve">example, we estimate that 38% of causal variants have a greater effect on urate levels in females than males. In addition, we investigated whether testosterone levels, a continuous measure, may underlie the observed mediation by binary biological sex. For </w:t>
      </w:r>
      <w:del w:id="8" w:author="Harpak, Arbel" w:date="2022-03-30T08:56:00Z">
        <w:r w:rsidRPr="002C24E7" w:rsidDel="00931E38">
          <w:rPr>
            <w:rFonts w:ascii="Arial" w:hAnsi="Arial" w:cs="Arial"/>
            <w:color w:val="222222"/>
            <w:sz w:val="22"/>
            <w:szCs w:val="22"/>
          </w:rPr>
          <w:delText xml:space="preserve">many </w:delText>
        </w:r>
      </w:del>
      <w:ins w:id="9" w:author="Harpak, Arbel" w:date="2022-03-30T08:56:00Z">
        <w:r w:rsidR="00931E38">
          <w:rPr>
            <w:rFonts w:ascii="Arial" w:hAnsi="Arial" w:cs="Arial"/>
            <w:color w:val="222222"/>
            <w:sz w:val="22"/>
            <w:szCs w:val="22"/>
          </w:rPr>
          <w:t>some</w:t>
        </w:r>
        <w:r w:rsidR="00931E38" w:rsidRPr="002C24E7">
          <w:rPr>
            <w:rFonts w:ascii="Arial" w:hAnsi="Arial" w:cs="Arial"/>
            <w:color w:val="222222"/>
            <w:sz w:val="22"/>
            <w:szCs w:val="22"/>
          </w:rPr>
          <w:t xml:space="preserve"> </w:t>
        </w:r>
      </w:ins>
      <w:r w:rsidRPr="002C24E7">
        <w:rPr>
          <w:rFonts w:ascii="Arial" w:hAnsi="Arial" w:cs="Arial"/>
          <w:color w:val="222222"/>
          <w:sz w:val="22"/>
          <w:szCs w:val="22"/>
        </w:rPr>
        <w:t xml:space="preserve">traits, notably in body mass related traits, testosterone levels are </w:t>
      </w:r>
      <w:del w:id="10" w:author="Harpak, Arbel" w:date="2022-03-30T08:50:00Z">
        <w:r w:rsidRPr="002C24E7" w:rsidDel="005D25F1">
          <w:rPr>
            <w:rFonts w:ascii="Arial" w:hAnsi="Arial" w:cs="Arial"/>
            <w:color w:val="222222"/>
            <w:sz w:val="22"/>
            <w:szCs w:val="22"/>
          </w:rPr>
          <w:delText xml:space="preserve">strongly </w:delText>
        </w:r>
      </w:del>
      <w:r w:rsidRPr="002C24E7">
        <w:rPr>
          <w:rFonts w:ascii="Arial" w:hAnsi="Arial" w:cs="Arial"/>
          <w:color w:val="222222"/>
          <w:sz w:val="22"/>
          <w:szCs w:val="22"/>
        </w:rPr>
        <w:t xml:space="preserve">associated with the magnitude of genetic effects in both males and </w:t>
      </w:r>
      <w:ins w:id="11" w:author="Harpak, Arbel" w:date="2022-03-30T08:50:00Z">
        <w:r w:rsidR="005D25F1">
          <w:rPr>
            <w:rFonts w:ascii="Arial" w:hAnsi="Arial" w:cs="Arial"/>
            <w:color w:val="222222"/>
            <w:sz w:val="22"/>
            <w:szCs w:val="22"/>
          </w:rPr>
          <w:t>females—</w:t>
        </w:r>
      </w:ins>
      <w:del w:id="12" w:author="Harpak, Arbel" w:date="2022-03-30T08:50:00Z">
        <w:r w:rsidRPr="002C24E7" w:rsidDel="005D25F1">
          <w:rPr>
            <w:rFonts w:ascii="Arial" w:hAnsi="Arial" w:cs="Arial"/>
            <w:color w:val="222222"/>
            <w:sz w:val="22"/>
            <w:szCs w:val="22"/>
          </w:rPr>
          <w:delText>females–</w:delText>
        </w:r>
      </w:del>
      <w:r w:rsidRPr="002C24E7">
        <w:rPr>
          <w:rFonts w:ascii="Arial" w:hAnsi="Arial" w:cs="Arial"/>
          <w:color w:val="222222"/>
          <w:sz w:val="22"/>
          <w:szCs w:val="22"/>
        </w:rPr>
        <w:t xml:space="preserve">but the association is different in magnitude and sign between the sexes. Finally, we developed a novel test of sexually-antagonistic viability selection linking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w:t>
      </w:r>
      <w:del w:id="13" w:author="Harpak, Arbel" w:date="2022-03-30T08:52:00Z">
        <w:r w:rsidRPr="002C24E7" w:rsidDel="005D25F1">
          <w:rPr>
            <w:rFonts w:ascii="Arial" w:hAnsi="Arial" w:cs="Arial"/>
            <w:color w:val="222222"/>
            <w:sz w:val="22"/>
            <w:szCs w:val="22"/>
          </w:rPr>
          <w:delText xml:space="preserve">from GWAS </w:delText>
        </w:r>
      </w:del>
      <w:r w:rsidRPr="002C24E7">
        <w:rPr>
          <w:rFonts w:ascii="Arial" w:hAnsi="Arial" w:cs="Arial"/>
          <w:color w:val="222222"/>
          <w:sz w:val="22"/>
          <w:szCs w:val="22"/>
        </w:rPr>
        <w:t xml:space="preserve">and allele frequency divergence between males and females. Using independent allele frequency data from both Finnish and Ashkenazy-Jewish samples, we find </w:t>
      </w:r>
      <w:r w:rsidR="001C3178" w:rsidRPr="002C24E7">
        <w:rPr>
          <w:rFonts w:ascii="Arial" w:hAnsi="Arial" w:cs="Arial"/>
          <w:color w:val="222222"/>
          <w:sz w:val="22"/>
          <w:szCs w:val="22"/>
        </w:rPr>
        <w:t>subtle</w:t>
      </w:r>
      <w:r w:rsidRPr="002C24E7">
        <w:rPr>
          <w:rFonts w:ascii="Arial" w:hAnsi="Arial" w:cs="Arial"/>
          <w:color w:val="222222"/>
          <w:sz w:val="22"/>
          <w:szCs w:val="22"/>
        </w:rPr>
        <w:t xml:space="preserve"> evidence for contemporary sexually-antagonistic selection on variants associated with several body mass related traits. In summary, our results suggest that the systematic amplification of genetic effects is a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is germane for understanding the genetics and evolution of sexual dimorphism.</w:t>
      </w:r>
    </w:p>
    <w:p w14:paraId="5483634B" w14:textId="77777777" w:rsidR="00F97BCB" w:rsidRPr="002C24E7" w:rsidRDefault="00F97BCB" w:rsidP="002C24E7">
      <w:pPr>
        <w:spacing w:line="360" w:lineRule="auto"/>
        <w:rPr>
          <w:rFonts w:ascii="Arial" w:hAnsi="Arial" w:cs="Arial"/>
          <w:sz w:val="20"/>
          <w:szCs w:val="20"/>
        </w:rPr>
      </w:pPr>
    </w:p>
    <w:p w14:paraId="4F851C19" w14:textId="3025195A" w:rsidR="00F97BCB" w:rsidRPr="009F6706" w:rsidDel="005D25F1" w:rsidRDefault="00F97BCB" w:rsidP="009F6706">
      <w:pPr>
        <w:pStyle w:val="Heading1"/>
        <w:rPr>
          <w:del w:id="14" w:author="Harpak, Arbel" w:date="2022-03-30T08:53:00Z"/>
        </w:rPr>
      </w:pPr>
      <w:r w:rsidRPr="002C24E7">
        <w:t>Introduction</w:t>
      </w:r>
    </w:p>
    <w:p w14:paraId="4093BB7B" w14:textId="77777777" w:rsidR="00F97BCB" w:rsidRPr="002C24E7" w:rsidRDefault="00F97BCB">
      <w:pPr>
        <w:pStyle w:val="Heading1"/>
        <w:pPrChange w:id="15" w:author="Harpak, Arbel" w:date="2022-03-30T08:53:00Z">
          <w:pPr>
            <w:spacing w:line="360" w:lineRule="auto"/>
          </w:pPr>
        </w:pPrChange>
      </w:pPr>
    </w:p>
    <w:p w14:paraId="7E8C33B3" w14:textId="36C0EC1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w:t>
      </w:r>
      <w:commentRangeStart w:id="16"/>
      <w:r w:rsidRPr="002C24E7">
        <w:rPr>
          <w:rFonts w:ascii="Arial" w:hAnsi="Arial" w:cs="Arial"/>
          <w:color w:val="222222"/>
          <w:sz w:val="22"/>
          <w:szCs w:val="22"/>
        </w:rPr>
        <w:t xml:space="preserve">traits </w:t>
      </w:r>
      <w:commentRangeEnd w:id="16"/>
      <w:r w:rsidR="00931E38">
        <w:rPr>
          <w:rStyle w:val="CommentReference"/>
          <w:rFonts w:asciiTheme="minorHAnsi" w:eastAsiaTheme="minorHAnsi" w:hAnsiTheme="minorHAnsi" w:cstheme="minorBidi"/>
        </w:rPr>
        <w:commentReference w:id="16"/>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J9LCJpc1RlbXBvcmFyeSI6ZmFsc2V9XX0="/>
          <w:id w:val="-1731923791"/>
          <w:placeholder>
            <w:docPart w:val="DefaultPlaceholder_-1854013440"/>
          </w:placeholder>
        </w:sdtPr>
        <w:sdtEndPr/>
        <w:sdtContent>
          <w:r w:rsidR="003D7F7C" w:rsidRPr="003D7F7C">
            <w:rPr>
              <w:rFonts w:ascii="Arial" w:hAnsi="Arial" w:cs="Arial"/>
              <w:color w:val="000000"/>
              <w:sz w:val="22"/>
              <w:szCs w:val="22"/>
            </w:rPr>
            <w:t>(Ge et al., 2017; Mostafavi et al., 2020; Patel et al., 2021; Young et al., 2019)</w:t>
          </w:r>
        </w:sdtContent>
      </w:sdt>
      <w:r w:rsidR="009E1E7B">
        <w:rPr>
          <w:rFonts w:ascii="Arial" w:hAnsi="Arial" w:cs="Arial"/>
          <w:color w:val="222222"/>
          <w:sz w:val="22"/>
          <w:szCs w:val="22"/>
        </w:rPr>
        <w:t xml:space="preserve">. </w:t>
      </w:r>
      <w:r w:rsidRPr="002C24E7">
        <w:rPr>
          <w:rFonts w:ascii="Arial" w:hAnsi="Arial" w:cs="Arial"/>
          <w:color w:val="222222"/>
          <w:sz w:val="22"/>
          <w:szCs w:val="22"/>
        </w:rPr>
        <w:t>At the same time, unlike studies in organisms and systems where the environment can be tractably manipulated</w:t>
      </w:r>
      <w:r w:rsidR="009E1E7B">
        <w:rPr>
          <w:rFonts w:ascii="Arial" w:hAnsi="Arial" w:cs="Arial"/>
          <w:color w:val="222222"/>
          <w:sz w:val="22"/>
          <w:szCs w:val="22"/>
        </w:rPr>
        <w:t xml:space="preserve"> </w:t>
      </w:r>
      <w:sdt>
        <w:sdtPr>
          <w:rPr>
            <w:rFonts w:ascii="Arial" w:hAnsi="Arial" w:cs="Arial"/>
            <w:color w:val="000000"/>
            <w:sz w:val="20"/>
            <w:szCs w:val="20"/>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"/>
          <w:id w:val="-648204485"/>
          <w:placeholder>
            <w:docPart w:val="DefaultPlaceholder_-1854013440"/>
          </w:placeholder>
        </w:sdtPr>
        <w:sdtEndPr/>
        <w:sdtContent>
          <w:r w:rsidR="003D7F7C" w:rsidRPr="00331361">
            <w:rPr>
              <w:rFonts w:ascii="Arial" w:hAnsi="Arial" w:cs="Arial"/>
              <w:sz w:val="22"/>
              <w:szCs w:val="22"/>
            </w:rPr>
            <w:t>(des Marais et al., 2013; Falconer &amp; Mackay, 1996; Huang, Campbell, et al., 2020; Huang, Carbone, et al., 2020; Hudson et al., 2022; Long et al., 2013; Lynch &amp; Walsh, 1998; MacQueen et al., 2021)</w:t>
          </w:r>
        </w:sdtContent>
      </w:sdt>
      <w:r w:rsidR="00AA588E">
        <w:rPr>
          <w:rFonts w:ascii="Arial" w:hAnsi="Arial" w:cs="Arial"/>
          <w:color w:val="222222"/>
          <w:sz w:val="22"/>
          <w:szCs w:val="22"/>
        </w:rPr>
        <w:t xml:space="preserve">, </w:t>
      </w:r>
      <w:r w:rsidRPr="002C24E7">
        <w:rPr>
          <w:rFonts w:ascii="Arial" w:hAnsi="Arial" w:cs="Arial"/>
          <w:color w:val="222222"/>
          <w:sz w:val="22"/>
          <w:szCs w:val="22"/>
        </w:rPr>
        <w:t>there are but a few cases in which GxE models explain data—such as Genome-Wide Association Study (GWAS) data—better than parsimonious models that assume independent contributions of genetic and environmental factors</w:t>
      </w:r>
      <w:r w:rsidR="00A8336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J9LCJpc1RlbXBvcmFyeSI6ZmFsc2V9XX0="/>
          <w:id w:val="730736933"/>
          <w:placeholder>
            <w:docPart w:val="DefaultPlaceholder_-1854013440"/>
          </w:placeholder>
        </w:sdtPr>
        <w:sdtEndPr/>
        <w:sdtContent>
          <w:r w:rsidR="003D7F7C" w:rsidRPr="003D7F7C">
            <w:rPr>
              <w:rFonts w:ascii="Arial" w:hAnsi="Arial" w:cs="Arial"/>
              <w:color w:val="000000"/>
              <w:sz w:val="22"/>
              <w:szCs w:val="22"/>
            </w:rPr>
            <w:t>(Duncan et al., 2019; Mars et al., 2020; Mostafavi et al., 2020; Patel et al., 2021; Young et al., 2018)</w:t>
          </w:r>
        </w:sdtContent>
      </w:sdt>
      <w:r w:rsidRPr="002C24E7">
        <w:rPr>
          <w:rFonts w:ascii="Arial" w:hAnsi="Arial" w:cs="Arial"/>
          <w:color w:val="222222"/>
          <w:sz w:val="22"/>
          <w:szCs w:val="22"/>
        </w:rPr>
        <w:t xml:space="preserve">. This duality may point to a pervasive mediation of polygenic effects by the environment—alongside the inability of our current toolbox to quantify polygenic </w:t>
      </w:r>
      <w:commentRangeStart w:id="17"/>
      <w:r w:rsidRPr="002C24E7">
        <w:rPr>
          <w:rFonts w:ascii="Arial" w:hAnsi="Arial" w:cs="Arial"/>
          <w:color w:val="222222"/>
          <w:sz w:val="22"/>
          <w:szCs w:val="22"/>
        </w:rPr>
        <w:t>GxE</w:t>
      </w:r>
      <w:r w:rsidR="003D7F7C">
        <w:rPr>
          <w:rFonts w:ascii="Arial" w:hAnsi="Arial" w:cs="Arial"/>
          <w:color w:val="222222"/>
          <w:sz w:val="22"/>
          <w:szCs w:val="22"/>
        </w:rPr>
        <w:t xml:space="preserve"> </w:t>
      </w:r>
      <w:commentRangeEnd w:id="17"/>
      <w:r w:rsidR="006A51E6">
        <w:rPr>
          <w:rStyle w:val="CommentReference"/>
          <w:rFonts w:asciiTheme="minorHAnsi" w:eastAsiaTheme="minorHAnsi" w:hAnsiTheme="minorHAnsi" w:cstheme="minorBidi"/>
        </w:rPr>
        <w:commentReference w:id="17"/>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"/>
          <w:id w:val="-1691754377"/>
          <w:placeholder>
            <w:docPart w:val="DefaultPlaceholder_-1854013440"/>
          </w:placeholder>
        </w:sdtPr>
        <w:sdtEndPr/>
        <w:sdtContent>
          <w:r w:rsidR="003D7F7C" w:rsidRPr="003D7F7C">
            <w:rPr>
              <w:rFonts w:ascii="Arial" w:hAnsi="Arial" w:cs="Arial"/>
              <w:color w:val="000000"/>
              <w:sz w:val="22"/>
              <w:szCs w:val="22"/>
            </w:rPr>
            <w:t>(Mills et al., 2020; Nagpal et al., 2022)</w:t>
          </w:r>
        </w:sdtContent>
      </w:sdt>
      <w:r w:rsidRPr="002C24E7">
        <w:rPr>
          <w:rFonts w:ascii="Arial" w:hAnsi="Arial" w:cs="Arial"/>
          <w:color w:val="222222"/>
          <w:sz w:val="22"/>
          <w:szCs w:val="22"/>
        </w:rPr>
        <w:t>.</w:t>
      </w:r>
    </w:p>
    <w:p w14:paraId="63A847F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49DCFABC" w14:textId="37AAD66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Perhaps nowhere is this duality more apparent than in the case of gene-by-sex interaction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Sexual dimorphism is observed in many complex traits and diseases and is suspected to be in large part due to widespread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involving autosomal loci</w:t>
      </w:r>
      <w:r w:rsidR="005B134A">
        <w:rPr>
          <w:rFonts w:ascii="Arial" w:hAnsi="Arial" w:cs="Arial"/>
          <w:color w:val="222222"/>
          <w:sz w:val="22"/>
          <w:szCs w:val="22"/>
        </w:rPr>
        <w:t xml:space="preserve"> </w:t>
      </w:r>
      <w:sdt>
        <w:sdtPr>
          <w:rPr>
            <w:rFonts w:ascii="Arial" w:hAnsi="Arial" w:cs="Arial"/>
            <w:color w:val="222222"/>
            <w:sz w:val="20"/>
            <w:szCs w:val="20"/>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n0sImlzVGVtcG9yYXJ5IjpmYWxzZX1dfQ=="/>
          <w:id w:val="1603452174"/>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Arnqvist</w:t>
          </w:r>
          <w:proofErr w:type="spellEnd"/>
          <w:r w:rsidR="003D7F7C" w:rsidRPr="00331361">
            <w:rPr>
              <w:rFonts w:ascii="Arial" w:hAnsi="Arial" w:cs="Arial"/>
              <w:sz w:val="22"/>
              <w:szCs w:val="22"/>
            </w:rPr>
            <w:t xml:space="preserve"> &amp; Rowe, 2005; van </w:t>
          </w:r>
          <w:proofErr w:type="spellStart"/>
          <w:r w:rsidR="003D7F7C" w:rsidRPr="00331361">
            <w:rPr>
              <w:rFonts w:ascii="Arial" w:hAnsi="Arial" w:cs="Arial"/>
              <w:sz w:val="22"/>
              <w:szCs w:val="22"/>
            </w:rPr>
            <w:t>Doorn</w:t>
          </w:r>
          <w:proofErr w:type="spellEnd"/>
          <w:r w:rsidR="003D7F7C" w:rsidRPr="00331361">
            <w:rPr>
              <w:rFonts w:ascii="Arial" w:hAnsi="Arial" w:cs="Arial"/>
              <w:sz w:val="22"/>
              <w:szCs w:val="22"/>
            </w:rPr>
            <w:t>, 2009)</w:t>
          </w:r>
        </w:sdtContent>
      </w:sdt>
      <w:r w:rsidRPr="002C24E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0"/>
            <w:szCs w:val="20"/>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fSwiaXNUZW1wb3JhcnkiOmZhbHNlfV19"/>
          <w:id w:val="2079479307"/>
          <w:placeholder>
            <w:docPart w:val="DefaultPlaceholder_-1854013440"/>
          </w:placeholder>
        </w:sdtPr>
        <w:sdtEndPr/>
        <w:sdtContent>
          <w:r w:rsidR="003D7F7C" w:rsidRPr="00331361">
            <w:rPr>
              <w:rFonts w:ascii="Arial" w:hAnsi="Arial" w:cs="Arial"/>
              <w:sz w:val="22"/>
              <w:szCs w:val="22"/>
            </w:rPr>
            <w:t xml:space="preserve">(Harper et al., 2021; </w:t>
          </w:r>
          <w:proofErr w:type="spellStart"/>
          <w:r w:rsidR="003D7F7C" w:rsidRPr="00331361">
            <w:rPr>
              <w:rFonts w:ascii="Arial" w:hAnsi="Arial" w:cs="Arial"/>
              <w:sz w:val="22"/>
              <w:szCs w:val="22"/>
            </w:rPr>
            <w:t>Mokkonen</w:t>
          </w:r>
          <w:proofErr w:type="spellEnd"/>
          <w:r w:rsidR="003D7F7C" w:rsidRPr="00331361">
            <w:rPr>
              <w:rFonts w:ascii="Arial" w:hAnsi="Arial" w:cs="Arial"/>
              <w:sz w:val="22"/>
              <w:szCs w:val="22"/>
            </w:rPr>
            <w:t xml:space="preserve"> &amp; </w:t>
          </w:r>
          <w:proofErr w:type="spellStart"/>
          <w:r w:rsidR="003D7F7C" w:rsidRPr="00331361">
            <w:rPr>
              <w:rFonts w:ascii="Arial" w:hAnsi="Arial" w:cs="Arial"/>
              <w:sz w:val="22"/>
              <w:szCs w:val="22"/>
            </w:rPr>
            <w:t>Crespi</w:t>
          </w:r>
          <w:proofErr w:type="spellEnd"/>
          <w:r w:rsidR="003D7F7C" w:rsidRPr="00331361">
            <w:rPr>
              <w:rFonts w:ascii="Arial" w:hAnsi="Arial" w:cs="Arial"/>
              <w:sz w:val="22"/>
              <w:szCs w:val="22"/>
            </w:rPr>
            <w:t xml:space="preserve">, 2015; Oliva et al., 2020; Power et al., 2013; </w:t>
          </w:r>
          <w:proofErr w:type="spellStart"/>
          <w:r w:rsidR="003D7F7C" w:rsidRPr="00331361">
            <w:rPr>
              <w:rFonts w:ascii="Arial" w:hAnsi="Arial" w:cs="Arial"/>
              <w:sz w:val="22"/>
              <w:szCs w:val="22"/>
            </w:rPr>
            <w:t>Schroderus</w:t>
          </w:r>
          <w:proofErr w:type="spellEnd"/>
          <w:r w:rsidR="003D7F7C" w:rsidRPr="00331361">
            <w:rPr>
              <w:rFonts w:ascii="Arial" w:hAnsi="Arial" w:cs="Arial"/>
              <w:sz w:val="22"/>
              <w:szCs w:val="22"/>
            </w:rPr>
            <w:t xml:space="preserve"> et al., 2010)</w:t>
          </w:r>
        </w:sdtContent>
      </w:sdt>
      <w:r w:rsidRPr="002C24E7">
        <w:rPr>
          <w:rFonts w:ascii="Arial" w:hAnsi="Arial" w:cs="Arial"/>
          <w:color w:val="222222"/>
          <w:sz w:val="22"/>
          <w:szCs w:val="22"/>
        </w:rPr>
        <w:t xml:space="preserve">, evolution </w:t>
      </w:r>
      <w:sdt>
        <w:sdtPr>
          <w:rPr>
            <w:rFonts w:ascii="Arial" w:hAnsi="Arial" w:cs="Arial"/>
            <w:color w:val="222222"/>
            <w:sz w:val="20"/>
            <w:szCs w:val="20"/>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fSwiaXNUZW1wb3JhcnkiOmZhbHNlfV19"/>
          <w:id w:val="-2063092787"/>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Barson</w:t>
          </w:r>
          <w:proofErr w:type="spellEnd"/>
          <w:r w:rsidR="003D7F7C" w:rsidRPr="00331361">
            <w:rPr>
              <w:rFonts w:ascii="Arial" w:hAnsi="Arial" w:cs="Arial"/>
              <w:sz w:val="22"/>
              <w:szCs w:val="22"/>
            </w:rPr>
            <w:t xml:space="preserve"> et al., 2015; Cheng &amp; Kirkpatrick, 2016; </w:t>
          </w:r>
          <w:proofErr w:type="spellStart"/>
          <w:r w:rsidR="003D7F7C" w:rsidRPr="00331361">
            <w:rPr>
              <w:rFonts w:ascii="Arial" w:hAnsi="Arial" w:cs="Arial"/>
              <w:sz w:val="22"/>
              <w:szCs w:val="22"/>
            </w:rPr>
            <w:t>Connallon</w:t>
          </w:r>
          <w:proofErr w:type="spellEnd"/>
          <w:r w:rsidR="003D7F7C" w:rsidRPr="00331361">
            <w:rPr>
              <w:rFonts w:ascii="Arial" w:hAnsi="Arial" w:cs="Arial"/>
              <w:sz w:val="22"/>
              <w:szCs w:val="22"/>
            </w:rPr>
            <w:t xml:space="preserve"> et al., 2010; Harrison et al., 2015; Kidwell et al., 1977)</w:t>
          </w:r>
        </w:sdtContent>
      </w:sdt>
      <w:r w:rsidR="005B134A">
        <w:rPr>
          <w:rFonts w:ascii="Arial" w:hAnsi="Arial" w:cs="Arial"/>
          <w:color w:val="222222"/>
          <w:sz w:val="22"/>
          <w:szCs w:val="22"/>
        </w:rPr>
        <w:t xml:space="preserve"> </w:t>
      </w:r>
      <w:r w:rsidRPr="002C24E7">
        <w:rPr>
          <w:rFonts w:ascii="Arial" w:hAnsi="Arial" w:cs="Arial"/>
          <w:color w:val="222222"/>
          <w:sz w:val="22"/>
          <w:szCs w:val="22"/>
        </w:rPr>
        <w:t xml:space="preserve">and other areas in biology. But with the exception of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fSwiaXNUZW1wb3JhcnkiOmZhbHNlfV19"/>
          <w:id w:val="31848276"/>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Bernabeu</w:t>
          </w:r>
          <w:proofErr w:type="spellEnd"/>
          <w:r w:rsidR="003D7F7C" w:rsidRPr="003D7F7C">
            <w:rPr>
              <w:rFonts w:ascii="Arial" w:hAnsi="Arial" w:cs="Arial"/>
              <w:color w:val="000000"/>
              <w:sz w:val="22"/>
              <w:szCs w:val="22"/>
            </w:rPr>
            <w:t xml:space="preserve"> et al., 2021; Carole </w:t>
          </w:r>
          <w:proofErr w:type="spellStart"/>
          <w:r w:rsidR="003D7F7C" w:rsidRPr="003D7F7C">
            <w:rPr>
              <w:rFonts w:ascii="Arial" w:hAnsi="Arial" w:cs="Arial"/>
              <w:color w:val="000000"/>
              <w:sz w:val="22"/>
              <w:szCs w:val="22"/>
            </w:rPr>
            <w:t>Hooven</w:t>
          </w:r>
          <w:proofErr w:type="spellEnd"/>
          <w:r w:rsidR="003D7F7C" w:rsidRPr="003D7F7C">
            <w:rPr>
              <w:rFonts w:ascii="Arial" w:hAnsi="Arial" w:cs="Arial"/>
              <w:color w:val="000000"/>
              <w:sz w:val="22"/>
              <w:szCs w:val="22"/>
            </w:rPr>
            <w:t>, 2021; Flynn et al., 2021; Sinnott-Armstrong et al., 2021)</w:t>
          </w:r>
        </w:sdtContent>
      </w:sdt>
      <w:r w:rsidR="005B134A">
        <w:rPr>
          <w:rFonts w:ascii="Arial" w:hAnsi="Arial" w:cs="Arial"/>
          <w:color w:val="222222"/>
          <w:sz w:val="22"/>
          <w:szCs w:val="22"/>
        </w:rPr>
        <w:t xml:space="preserve">, </w:t>
      </w:r>
      <w:r w:rsidRPr="002C24E7">
        <w:rPr>
          <w:rFonts w:ascii="Arial" w:hAnsi="Arial" w:cs="Arial"/>
          <w:color w:val="222222"/>
          <w:sz w:val="22"/>
          <w:szCs w:val="22"/>
        </w:rPr>
        <w:t>the genetic basis of sexual dimorphism is not well-understood</w:t>
      </w:r>
      <w:r w:rsidR="00841234">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J9LCJpc1RlbXBvcmFyeSI6ZmFsc2V9XX0="/>
          <w:id w:val="-945383806"/>
          <w:placeholder>
            <w:docPart w:val="DefaultPlaceholder_-1854013440"/>
          </w:placeholder>
        </w:sdtPr>
        <w:sdtEndPr/>
        <w:sdtContent>
          <w:r w:rsidR="003D7F7C" w:rsidRPr="003D7F7C">
            <w:rPr>
              <w:rFonts w:ascii="Arial" w:hAnsi="Arial" w:cs="Arial"/>
              <w:color w:val="000000"/>
              <w:sz w:val="22"/>
              <w:szCs w:val="22"/>
            </w:rPr>
            <w:t>(Oliva et al., 2020)</w:t>
          </w:r>
        </w:sdtContent>
      </w:sdt>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large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effects in individual loci, or instead, with a polygenic prism, imperfect genetic correlations between the sexes—have been underwhelming.</w:t>
      </w:r>
    </w:p>
    <w:p w14:paraId="3D8BE6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3B200F2B" w14:textId="02EB0632" w:rsidR="00F97BCB" w:rsidRPr="00331361" w:rsidRDefault="00F97BCB" w:rsidP="002C24E7">
      <w:pPr>
        <w:pStyle w:val="NormalWeb"/>
        <w:spacing w:before="0" w:beforeAutospacing="0" w:after="0" w:afterAutospacing="0" w:line="360" w:lineRule="auto"/>
        <w:jc w:val="both"/>
        <w:rPr>
          <w:rFonts w:ascii="Arial" w:hAnsi="Arial" w:cs="Arial"/>
          <w:sz w:val="22"/>
          <w:szCs w:val="22"/>
        </w:rPr>
      </w:pPr>
      <w:r w:rsidRPr="00331361">
        <w:rPr>
          <w:rFonts w:ascii="Arial" w:hAnsi="Arial" w:cs="Arial"/>
          <w:color w:val="222222"/>
          <w:sz w:val="22"/>
          <w:szCs w:val="22"/>
        </w:rPr>
        <w:t xml:space="preserve">Sex as an “environment” variable offers a methodological advantage as well. The study of context-dependency is often complicated by study participation biases (leading to genetic ancestry structure </w:t>
      </w:r>
      <w:del w:id="18" w:author="Harpak, Arbel" w:date="2022-03-30T09:06:00Z">
        <w:r w:rsidRPr="00331361" w:rsidDel="004D4BF9">
          <w:rPr>
            <w:rFonts w:ascii="Arial" w:hAnsi="Arial" w:cs="Arial"/>
            <w:color w:val="222222"/>
            <w:sz w:val="22"/>
            <w:szCs w:val="22"/>
          </w:rPr>
          <w:delText>in the data</w:delText>
        </w:r>
      </w:del>
      <w:ins w:id="19" w:author="Harpak, Arbel" w:date="2022-03-30T09:06:00Z">
        <w:r w:rsidR="004D4BF9">
          <w:rPr>
            <w:rFonts w:ascii="Arial" w:hAnsi="Arial" w:cs="Arial"/>
            <w:color w:val="222222"/>
            <w:sz w:val="22"/>
            <w:szCs w:val="22"/>
          </w:rPr>
          <w:t xml:space="preserve">that confounds genotype-phenotype associations (CITEX </w:t>
        </w:r>
      </w:ins>
      <w:ins w:id="20" w:author="Harpak, Arbel" w:date="2022-03-30T09:07:00Z">
        <w:r w:rsidR="004D4BF9">
          <w:rPr>
            <w:rFonts w:ascii="Arial" w:hAnsi="Arial" w:cs="Arial"/>
            <w:color w:val="222222"/>
            <w:sz w:val="22"/>
            <w:szCs w:val="22"/>
          </w:rPr>
          <w:t xml:space="preserve">Berg, Harpak, Sinnott-Armstrong et al. eLife 2019; </w:t>
        </w:r>
        <w:proofErr w:type="spellStart"/>
        <w:r w:rsidR="004D4BF9">
          <w:rPr>
            <w:rFonts w:ascii="Arial" w:hAnsi="Arial" w:cs="Arial"/>
            <w:color w:val="222222"/>
            <w:sz w:val="22"/>
            <w:szCs w:val="22"/>
          </w:rPr>
          <w:t>Sohail</w:t>
        </w:r>
        <w:proofErr w:type="spellEnd"/>
        <w:r w:rsidR="004D4BF9">
          <w:rPr>
            <w:rFonts w:ascii="Arial" w:hAnsi="Arial" w:cs="Arial"/>
            <w:color w:val="222222"/>
            <w:sz w:val="22"/>
            <w:szCs w:val="22"/>
          </w:rPr>
          <w:t xml:space="preserve"> </w:t>
        </w:r>
      </w:ins>
      <w:ins w:id="21" w:author="Harpak, Arbel" w:date="2022-03-30T09:08:00Z">
        <w:r w:rsidR="004D4BF9">
          <w:rPr>
            <w:rFonts w:ascii="Arial" w:hAnsi="Arial" w:cs="Arial"/>
            <w:color w:val="222222"/>
            <w:sz w:val="22"/>
            <w:szCs w:val="22"/>
          </w:rPr>
          <w:t xml:space="preserve">Maier et al. eLife 2019; </w:t>
        </w:r>
      </w:ins>
      <w:proofErr w:type="spellStart"/>
      <w:ins w:id="22" w:author="Harpak, Arbel" w:date="2022-03-30T09:06:00Z">
        <w:r w:rsidR="004D4BF9">
          <w:rPr>
            <w:rFonts w:ascii="Arial" w:hAnsi="Arial" w:cs="Arial"/>
            <w:color w:val="222222"/>
            <w:sz w:val="22"/>
            <w:szCs w:val="22"/>
          </w:rPr>
          <w:t>Benonisdottir</w:t>
        </w:r>
        <w:proofErr w:type="spellEnd"/>
        <w:r w:rsidR="004D4BF9">
          <w:rPr>
            <w:rFonts w:ascii="Arial" w:hAnsi="Arial" w:cs="Arial"/>
            <w:color w:val="222222"/>
            <w:sz w:val="22"/>
            <w:szCs w:val="22"/>
          </w:rPr>
          <w:t xml:space="preserve"> </w:t>
        </w:r>
      </w:ins>
      <w:ins w:id="23" w:author="Harpak, Arbel" w:date="2022-03-30T09:07:00Z">
        <w:r w:rsidR="004D4BF9">
          <w:rPr>
            <w:rFonts w:ascii="Arial" w:hAnsi="Arial" w:cs="Arial"/>
            <w:color w:val="222222"/>
            <w:sz w:val="22"/>
            <w:szCs w:val="22"/>
          </w:rPr>
          <w:t xml:space="preserve">&amp; Kong; Young </w:t>
        </w:r>
        <w:proofErr w:type="spellStart"/>
        <w:r w:rsidR="004D4BF9">
          <w:rPr>
            <w:rFonts w:ascii="Arial" w:hAnsi="Arial" w:cs="Arial"/>
            <w:color w:val="222222"/>
            <w:sz w:val="22"/>
            <w:szCs w:val="22"/>
          </w:rPr>
          <w:lastRenderedPageBreak/>
          <w:t>Benoisdottir</w:t>
        </w:r>
        <w:proofErr w:type="spellEnd"/>
        <w:r w:rsidR="004D4BF9">
          <w:rPr>
            <w:rFonts w:ascii="Arial" w:hAnsi="Arial" w:cs="Arial"/>
            <w:color w:val="222222"/>
            <w:sz w:val="22"/>
            <w:szCs w:val="22"/>
          </w:rPr>
          <w:t xml:space="preserve"> Przeworski Kong</w:t>
        </w:r>
      </w:ins>
      <w:ins w:id="24" w:author="Harpak, Arbel" w:date="2022-03-30T09:06:00Z">
        <w:r w:rsidR="004D4BF9">
          <w:rPr>
            <w:rFonts w:ascii="Arial" w:hAnsi="Arial" w:cs="Arial"/>
            <w:color w:val="222222"/>
            <w:sz w:val="22"/>
            <w:szCs w:val="22"/>
          </w:rPr>
          <w:t>)</w:t>
        </w:r>
      </w:ins>
      <w:r w:rsidRPr="00331361">
        <w:rPr>
          <w:rFonts w:ascii="Arial" w:hAnsi="Arial" w:cs="Arial"/>
          <w:color w:val="222222"/>
          <w:sz w:val="22"/>
          <w:szCs w:val="22"/>
        </w:rPr>
        <w:t xml:space="preserve">), reverse causality between the phenotype and environment variable, collider bias, gene-by-environment correlation and other confounders. In this sense, sex provides a useful case study for context-dependency: Reverse causality and other such “usual suspects” confounders involving the phenotype causally affecting sex, are highly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
          <w:id w:val="70012423"/>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Benonisdottir</w:t>
          </w:r>
          <w:proofErr w:type="spellEnd"/>
          <w:r w:rsidR="003D7F7C" w:rsidRPr="00331361">
            <w:rPr>
              <w:rFonts w:ascii="Arial" w:hAnsi="Arial" w:cs="Arial"/>
              <w:sz w:val="22"/>
              <w:szCs w:val="22"/>
            </w:rPr>
            <w:t xml:space="preserve"> &amp; Kong, 2022)</w:t>
          </w:r>
        </w:sdtContent>
      </w:sdt>
      <w:r w:rsidRPr="00331361">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n0sImlzVGVtcG9yYXJ5IjpmYWxzZX1dfQ=="/>
          <w:id w:val="-905995580"/>
          <w:placeholder>
            <w:docPart w:val="DefaultPlaceholder_-1854013440"/>
          </w:placeholder>
        </w:sdtPr>
        <w:sdtEndPr/>
        <w:sdtContent>
          <w:r w:rsidR="003D7F7C" w:rsidRPr="00331361">
            <w:rPr>
              <w:rFonts w:ascii="Arial" w:hAnsi="Arial" w:cs="Arial"/>
              <w:color w:val="000000"/>
              <w:sz w:val="22"/>
              <w:szCs w:val="22"/>
            </w:rPr>
            <w:t>(Pirastu et al., 2021)</w:t>
          </w:r>
        </w:sdtContent>
      </w:sdt>
      <w:r w:rsidR="002602EA" w:rsidRPr="00331361">
        <w:rPr>
          <w:rFonts w:ascii="Arial" w:hAnsi="Arial" w:cs="Arial"/>
          <w:color w:val="222222"/>
          <w:sz w:val="22"/>
          <w:szCs w:val="22"/>
        </w:rPr>
        <w:t>).</w:t>
      </w:r>
    </w:p>
    <w:p w14:paraId="57F2C008"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16BDE3D3" w14:textId="737B650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In this work, we set to characterize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across complex human traits. We begin by suggesting a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may have gone largely undetected by previous studies: A systematic difference in the magnitude of </w:t>
      </w:r>
      <w:ins w:id="25" w:author="Harpak, Arbel" w:date="2022-03-30T09:20:00Z">
        <w:r w:rsidR="00D21C0E">
          <w:rPr>
            <w:rFonts w:ascii="Arial" w:hAnsi="Arial" w:cs="Arial"/>
            <w:color w:val="222222"/>
            <w:sz w:val="22"/>
            <w:szCs w:val="22"/>
          </w:rPr>
          <w:t xml:space="preserve">many </w:t>
        </w:r>
      </w:ins>
      <w:r w:rsidRPr="002C24E7">
        <w:rPr>
          <w:rFonts w:ascii="Arial" w:hAnsi="Arial" w:cs="Arial"/>
          <w:color w:val="222222"/>
          <w:sz w:val="22"/>
          <w:szCs w:val="22"/>
        </w:rPr>
        <w:t>genetic effects</w:t>
      </w:r>
      <w:del w:id="26" w:author="Harpak, Arbel" w:date="2022-03-30T09:20:00Z">
        <w:r w:rsidRPr="002C24E7" w:rsidDel="00D21C0E">
          <w:rPr>
            <w:rFonts w:ascii="Arial" w:hAnsi="Arial" w:cs="Arial"/>
            <w:color w:val="222222"/>
            <w:sz w:val="22"/>
            <w:szCs w:val="22"/>
          </w:rPr>
          <w:delText xml:space="preserve"> across a large set of variants</w:delText>
        </w:r>
      </w:del>
      <w:r w:rsidRPr="002C24E7">
        <w:rPr>
          <w:rFonts w:ascii="Arial" w:hAnsi="Arial" w:cs="Arial"/>
          <w:color w:val="222222"/>
          <w:sz w:val="22"/>
          <w:szCs w:val="22"/>
        </w:rPr>
        <w:t xml:space="preserve">,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w:t>
      </w:r>
      <w:commentRangeStart w:id="27"/>
      <w:r w:rsidRPr="002C24E7">
        <w:rPr>
          <w:rFonts w:ascii="Arial" w:hAnsi="Arial" w:cs="Arial"/>
          <w:color w:val="222222"/>
          <w:sz w:val="22"/>
          <w:szCs w:val="22"/>
        </w:rPr>
        <w:t>groups</w:t>
      </w:r>
      <w:r w:rsidR="00AA6D5C">
        <w:rPr>
          <w:rFonts w:ascii="Arial" w:hAnsi="Arial" w:cs="Arial"/>
          <w:color w:val="222222"/>
          <w:sz w:val="22"/>
          <w:szCs w:val="22"/>
        </w:rPr>
        <w:t xml:space="preserve"> </w:t>
      </w:r>
      <w:commentRangeEnd w:id="27"/>
      <w:r w:rsidR="00F755AC">
        <w:rPr>
          <w:rStyle w:val="CommentReference"/>
          <w:rFonts w:asciiTheme="minorHAnsi" w:eastAsiaTheme="minorHAnsi" w:hAnsiTheme="minorHAnsi" w:cstheme="minorBidi"/>
        </w:rPr>
        <w:commentReference w:id="27"/>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"/>
          <w:id w:val="-1380785727"/>
          <w:placeholder>
            <w:docPart w:val="DefaultPlaceholder_-1854013440"/>
          </w:placeholder>
        </w:sdtPr>
        <w:sdtEndPr/>
        <w:sdtContent>
          <w:r w:rsidR="003D7F7C" w:rsidRPr="003D7F7C">
            <w:rPr>
              <w:rFonts w:ascii="Arial" w:hAnsi="Arial" w:cs="Arial"/>
              <w:color w:val="000000"/>
              <w:sz w:val="22"/>
              <w:szCs w:val="22"/>
            </w:rPr>
            <w:t xml:space="preserve">(Brown et al., 2016; B. </w:t>
          </w:r>
          <w:proofErr w:type="spellStart"/>
          <w:r w:rsidR="003D7F7C" w:rsidRPr="003D7F7C">
            <w:rPr>
              <w:rFonts w:ascii="Arial" w:hAnsi="Arial" w:cs="Arial"/>
              <w:color w:val="000000"/>
              <w:sz w:val="22"/>
              <w:szCs w:val="22"/>
            </w:rPr>
            <w:t>Bulik</w:t>
          </w:r>
          <w:proofErr w:type="spellEnd"/>
          <w:r w:rsidR="003D7F7C" w:rsidRPr="003D7F7C">
            <w:rPr>
              <w:rFonts w:ascii="Arial" w:hAnsi="Arial" w:cs="Arial"/>
              <w:color w:val="000000"/>
              <w:sz w:val="22"/>
              <w:szCs w:val="22"/>
            </w:rPr>
            <w:t>-Sullivan et al., 2015; Galinsky et al., 2019; Ni et al., 2018; Shi et al., 2017)</w:t>
          </w:r>
        </w:sdtContent>
      </w:sdt>
      <w:r w:rsidRPr="002C24E7">
        <w:rPr>
          <w:rFonts w:ascii="Arial" w:hAnsi="Arial" w:cs="Arial"/>
          <w:color w:val="222222"/>
          <w:sz w:val="22"/>
          <w:szCs w:val="22"/>
        </w:rPr>
        <w:t>; but correlations are scaleless and thus amplification signals could be missed entirely.</w:t>
      </w:r>
      <w:del w:id="28" w:author="Harpak, Arbel" w:date="2022-03-30T09:21:00Z">
        <w:r w:rsidRPr="002C24E7" w:rsidDel="00D21C0E">
          <w:rPr>
            <w:rFonts w:ascii="Arial" w:hAnsi="Arial" w:cs="Arial"/>
            <w:color w:val="222222"/>
            <w:sz w:val="22"/>
            <w:szCs w:val="22"/>
          </w:rPr>
          <w:delText> </w:delText>
        </w:r>
      </w:del>
      <w:r w:rsidRPr="002C24E7">
        <w:rPr>
          <w:rFonts w:ascii="Arial" w:hAnsi="Arial" w:cs="Arial"/>
          <w:color w:val="222222"/>
          <w:sz w:val="22"/>
          <w:szCs w:val="22"/>
        </w:rPr>
        <w:t xml:space="preserve"> To quantify the role of genetic amplification in sex differences, we developed a new approach for flexibly characterizing a mixture of male-female genetic covariance relationships, and applied it to 27 traits in the UK Biobank. We conclude that amplification is pervasive across traits, and that it is the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w:t>
      </w:r>
      <w:r w:rsidR="00376063">
        <w:rPr>
          <w:rFonts w:ascii="Arial" w:hAnsi="Arial" w:cs="Arial"/>
          <w:color w:val="222222"/>
          <w:sz w:val="22"/>
          <w:szCs w:val="22"/>
        </w:rPr>
        <w:t xml:space="preserve"> </w:t>
      </w:r>
      <w:r w:rsidR="00376063" w:rsidRPr="00376063">
        <w:rPr>
          <w:rFonts w:ascii="Arial" w:hAnsi="Arial" w:cs="Arial"/>
          <w:color w:val="222222"/>
          <w:sz w:val="22"/>
          <w:szCs w:val="22"/>
        </w:rPr>
        <w:t xml:space="preserve">We find evidence that modulators of the size of effects, or amplifiers, are shared among environmental and polygenic effects, and that together, such amplification effects </w:t>
      </w:r>
      <w:ins w:id="29" w:author="Harpak, Arbel" w:date="2022-03-30T09:23:00Z">
        <w:r w:rsidR="00D21C0E">
          <w:rPr>
            <w:rFonts w:ascii="Arial" w:hAnsi="Arial" w:cs="Arial"/>
            <w:color w:val="222222"/>
            <w:sz w:val="22"/>
            <w:szCs w:val="22"/>
          </w:rPr>
          <w:t xml:space="preserve">help </w:t>
        </w:r>
      </w:ins>
      <w:r w:rsidR="00376063" w:rsidRPr="00376063">
        <w:rPr>
          <w:rFonts w:ascii="Arial" w:hAnsi="Arial" w:cs="Arial"/>
          <w:color w:val="222222"/>
          <w:sz w:val="22"/>
          <w:szCs w:val="22"/>
        </w:rPr>
        <w:t xml:space="preserve">explain phenotypic sexual dimorphism. Finally, we develop a novel test for sexually-antagonistic polygenic selection, which connects </w:t>
      </w:r>
      <w:proofErr w:type="spellStart"/>
      <w:r w:rsidR="00376063" w:rsidRPr="00376063">
        <w:rPr>
          <w:rFonts w:ascii="Arial" w:hAnsi="Arial" w:cs="Arial"/>
          <w:color w:val="222222"/>
          <w:sz w:val="22"/>
          <w:szCs w:val="22"/>
        </w:rPr>
        <w:t>GxS</w:t>
      </w:r>
      <w:r w:rsidR="00376063">
        <w:rPr>
          <w:rFonts w:ascii="Arial" w:hAnsi="Arial" w:cs="Arial"/>
          <w:color w:val="222222"/>
          <w:sz w:val="22"/>
          <w:szCs w:val="22"/>
        </w:rPr>
        <w:t>ex</w:t>
      </w:r>
      <w:proofErr w:type="spellEnd"/>
      <w:r w:rsidR="00376063" w:rsidRPr="00376063">
        <w:rPr>
          <w:rFonts w:ascii="Arial" w:hAnsi="Arial" w:cs="Arial"/>
          <w:color w:val="222222"/>
          <w:sz w:val="22"/>
          <w:szCs w:val="22"/>
        </w:rPr>
        <w:t xml:space="preserve"> signals—including amplification—to signals of contemporary viability selection, and find evidence of sexually-antagonistic selection on variation associated with body-mass traits.</w:t>
      </w:r>
    </w:p>
    <w:p w14:paraId="0DD9E53B" w14:textId="77777777" w:rsidR="00F97BCB" w:rsidRPr="002C24E7" w:rsidRDefault="00F97BCB" w:rsidP="002C24E7">
      <w:pPr>
        <w:spacing w:after="240" w:line="360" w:lineRule="auto"/>
        <w:rPr>
          <w:rFonts w:ascii="Arial" w:hAnsi="Arial" w:cs="Arial"/>
          <w:sz w:val="20"/>
          <w:szCs w:val="20"/>
        </w:rPr>
      </w:pPr>
    </w:p>
    <w:p w14:paraId="7B3BB829" w14:textId="77777777" w:rsidR="00F97BCB" w:rsidRPr="002C24E7" w:rsidDel="00D21C0E" w:rsidRDefault="00F97BCB" w:rsidP="009F6706">
      <w:pPr>
        <w:pStyle w:val="Heading1"/>
        <w:rPr>
          <w:del w:id="30" w:author="Harpak, Arbel" w:date="2022-03-30T09:23:00Z"/>
          <w:sz w:val="22"/>
          <w:szCs w:val="22"/>
        </w:rPr>
      </w:pPr>
      <w:r w:rsidRPr="002C24E7">
        <w:lastRenderedPageBreak/>
        <w:t>Results</w:t>
      </w:r>
    </w:p>
    <w:p w14:paraId="3D14F1C8" w14:textId="77777777" w:rsidR="00F97BCB" w:rsidRPr="002C24E7" w:rsidRDefault="00F97BCB">
      <w:pPr>
        <w:pStyle w:val="Heading1"/>
        <w:pPrChange w:id="31" w:author="Harpak, Arbel" w:date="2022-03-30T09:23:00Z">
          <w:pPr>
            <w:spacing w:line="360" w:lineRule="auto"/>
          </w:pPr>
        </w:pPrChange>
      </w:pPr>
    </w:p>
    <w:p w14:paraId="678C6D48" w14:textId="5252D83C" w:rsidR="00F97BCB" w:rsidRPr="00057BBB" w:rsidDel="00D21C0E" w:rsidRDefault="00F97BCB" w:rsidP="00726D3C">
      <w:pPr>
        <w:pStyle w:val="Heading2"/>
        <w:rPr>
          <w:del w:id="32" w:author="Harpak, Arbel" w:date="2022-03-30T09:24:00Z"/>
          <w:b w:val="0"/>
        </w:rPr>
      </w:pPr>
      <w:commentRangeStart w:id="33"/>
      <w:commentRangeStart w:id="34"/>
      <w:r w:rsidRPr="00D21C0E">
        <w:rPr>
          <w:bCs/>
          <w:rPrChange w:id="35" w:author="Harpak, Arbel" w:date="2022-03-30T09:24:00Z">
            <w:rPr/>
          </w:rPrChange>
        </w:rPr>
        <w:t>The limited scope of single-locus analysis</w:t>
      </w:r>
      <w:ins w:id="36" w:author="Harpak, Arbel" w:date="2022-03-30T09:24:00Z">
        <w:r w:rsidR="00D21C0E" w:rsidRPr="00D21C0E">
          <w:rPr>
            <w:bCs/>
            <w:rPrChange w:id="37" w:author="Harpak, Arbel" w:date="2022-03-30T09:24:00Z">
              <w:rPr/>
            </w:rPrChange>
          </w:rPr>
          <w:t>.</w:t>
        </w:r>
      </w:ins>
      <w:ins w:id="38" w:author="Harpak, Arbel" w:date="2022-03-30T09:25:00Z">
        <w:r w:rsidR="00057BBB">
          <w:rPr>
            <w:b w:val="0"/>
            <w:bCs/>
          </w:rPr>
          <w:tab/>
        </w:r>
      </w:ins>
      <w:commentRangeEnd w:id="33"/>
      <w:ins w:id="39" w:author="Harpak, Arbel" w:date="2022-03-30T09:27:00Z">
        <w:r w:rsidR="00057BBB">
          <w:rPr>
            <w:rStyle w:val="CommentReference"/>
            <w:rFonts w:asciiTheme="minorHAnsi" w:eastAsiaTheme="minorHAnsi" w:hAnsiTheme="minorHAnsi" w:cstheme="minorBidi"/>
            <w:b w:val="0"/>
          </w:rPr>
          <w:commentReference w:id="33"/>
        </w:r>
      </w:ins>
    </w:p>
    <w:p w14:paraId="11494504" w14:textId="77777777" w:rsidR="00F97BCB" w:rsidRPr="00057BBB" w:rsidDel="00D21C0E" w:rsidRDefault="00F97BCB">
      <w:pPr>
        <w:pStyle w:val="Heading2"/>
        <w:rPr>
          <w:del w:id="40" w:author="Harpak, Arbel" w:date="2022-03-30T09:24:00Z"/>
        </w:rPr>
        <w:pPrChange w:id="41" w:author="Harpak, Arbel" w:date="2022-03-30T09:24:00Z">
          <w:pPr>
            <w:spacing w:line="360" w:lineRule="auto"/>
          </w:pPr>
        </w:pPrChange>
      </w:pPr>
    </w:p>
    <w:p w14:paraId="42E96679" w14:textId="1F245907" w:rsidR="00F97BCB" w:rsidRPr="00057BBB" w:rsidRDefault="00F97BCB" w:rsidP="002C24E7">
      <w:pPr>
        <w:pStyle w:val="NormalWeb"/>
        <w:spacing w:before="0" w:beforeAutospacing="0" w:after="0" w:afterAutospacing="0" w:line="360" w:lineRule="auto"/>
        <w:jc w:val="both"/>
        <w:rPr>
          <w:rFonts w:ascii="Arial" w:hAnsi="Arial" w:cs="Arial"/>
          <w:sz w:val="22"/>
          <w:szCs w:val="22"/>
        </w:rPr>
      </w:pPr>
      <w:r w:rsidRPr="00057BBB">
        <w:rPr>
          <w:rFonts w:ascii="Arial" w:hAnsi="Arial" w:cs="Arial"/>
          <w:color w:val="000000"/>
          <w:sz w:val="22"/>
          <w:szCs w:val="22"/>
        </w:rPr>
        <w:t xml:space="preserve">We </w:t>
      </w:r>
      <w:commentRangeEnd w:id="34"/>
      <w:r w:rsidR="00057BBB">
        <w:rPr>
          <w:rStyle w:val="CommentReference"/>
          <w:rFonts w:asciiTheme="minorHAnsi" w:eastAsiaTheme="minorHAnsi" w:hAnsiTheme="minorHAnsi" w:cstheme="minorBidi"/>
        </w:rPr>
        <w:commentReference w:id="34"/>
      </w:r>
      <w:r w:rsidRPr="00057BBB">
        <w:rPr>
          <w:rFonts w:ascii="Arial" w:hAnsi="Arial" w:cs="Arial"/>
          <w:color w:val="000000"/>
          <w:sz w:val="22"/>
          <w:szCs w:val="22"/>
        </w:rPr>
        <w:t xml:space="preserve">conducted sex-stratified GWASs for 27 continuous traits using a sample of ~150K </w:t>
      </w:r>
      <w:del w:id="42" w:author="Harpak, Arbel" w:date="2022-03-30T09:28:00Z">
        <w:r w:rsidRPr="00057BBB" w:rsidDel="009C65C1">
          <w:rPr>
            <w:rFonts w:ascii="Arial" w:hAnsi="Arial" w:cs="Arial"/>
            <w:color w:val="000000"/>
            <w:sz w:val="22"/>
            <w:szCs w:val="22"/>
          </w:rPr>
          <w:delText>biological males</w:delText>
        </w:r>
      </w:del>
      <w:ins w:id="43" w:author="Harpak, Arbel" w:date="2022-03-30T09:28:00Z">
        <w:r w:rsidR="009C65C1">
          <w:rPr>
            <w:rFonts w:ascii="Arial" w:hAnsi="Arial" w:cs="Arial"/>
            <w:color w:val="000000"/>
            <w:sz w:val="22"/>
            <w:szCs w:val="22"/>
          </w:rPr>
          <w:t>XY carrying individuals</w:t>
        </w:r>
      </w:ins>
      <w:r w:rsidRPr="00057BBB">
        <w:rPr>
          <w:rFonts w:ascii="Arial" w:hAnsi="Arial" w:cs="Arial"/>
          <w:color w:val="000000"/>
          <w:sz w:val="22"/>
          <w:szCs w:val="22"/>
        </w:rPr>
        <w:t xml:space="preserve"> and</w:t>
      </w:r>
      <w:ins w:id="44" w:author="Harpak, Arbel" w:date="2022-03-30T09:36:00Z">
        <w:r w:rsidR="003A39B0">
          <w:rPr>
            <w:rFonts w:ascii="Arial" w:hAnsi="Arial" w:cs="Arial"/>
            <w:color w:val="000000"/>
            <w:sz w:val="22"/>
            <w:szCs w:val="22"/>
          </w:rPr>
          <w:t xml:space="preserve"> another sample of</w:t>
        </w:r>
      </w:ins>
      <w:r w:rsidRPr="00057BBB">
        <w:rPr>
          <w:rFonts w:ascii="Arial" w:hAnsi="Arial" w:cs="Arial"/>
          <w:color w:val="000000"/>
          <w:sz w:val="22"/>
          <w:szCs w:val="22"/>
        </w:rPr>
        <w:t xml:space="preserve"> ~150K </w:t>
      </w:r>
      <w:del w:id="45" w:author="Harpak, Arbel" w:date="2022-03-30T09:29:00Z">
        <w:r w:rsidRPr="00057BBB" w:rsidDel="009C65C1">
          <w:rPr>
            <w:rFonts w:ascii="Arial" w:hAnsi="Arial" w:cs="Arial"/>
            <w:color w:val="000000"/>
            <w:sz w:val="22"/>
            <w:szCs w:val="22"/>
          </w:rPr>
          <w:delText>biological females</w:delText>
        </w:r>
      </w:del>
      <w:ins w:id="46" w:author="Harpak, Arbel" w:date="2022-03-30T09:29:00Z">
        <w:r w:rsidR="009C65C1">
          <w:rPr>
            <w:rFonts w:ascii="Arial" w:hAnsi="Arial" w:cs="Arial"/>
            <w:color w:val="000000"/>
            <w:sz w:val="22"/>
            <w:szCs w:val="22"/>
          </w:rPr>
          <w:t>XX carrying individuals (henceforth referred to as males and females, respectively)</w:t>
        </w:r>
      </w:ins>
      <w:r w:rsidRPr="00057BBB">
        <w:rPr>
          <w:rFonts w:ascii="Arial" w:hAnsi="Arial" w:cs="Arial"/>
          <w:color w:val="000000"/>
          <w:sz w:val="22"/>
          <w:szCs w:val="22"/>
        </w:rPr>
        <w:t xml:space="preserve"> in the </w:t>
      </w:r>
      <w:del w:id="47" w:author="Harpak, Arbel" w:date="2022-03-30T09:30:00Z">
        <w:r w:rsidRPr="00057BBB" w:rsidDel="00057EC6">
          <w:rPr>
            <w:rFonts w:ascii="Arial" w:hAnsi="Arial" w:cs="Arial"/>
            <w:color w:val="000000"/>
            <w:sz w:val="22"/>
            <w:szCs w:val="22"/>
          </w:rPr>
          <w:delText>UKBB</w:delText>
        </w:r>
      </w:del>
      <w:ins w:id="48" w:author="Harpak, Arbel" w:date="2022-03-30T09:30:00Z">
        <w:r w:rsidR="00057EC6">
          <w:rPr>
            <w:rFonts w:ascii="Arial" w:hAnsi="Arial" w:cs="Arial"/>
            <w:color w:val="000000"/>
            <w:sz w:val="22"/>
            <w:szCs w:val="22"/>
          </w:rPr>
          <w:t>UKB</w:t>
        </w:r>
      </w:ins>
      <w:r w:rsidRPr="00057BBB">
        <w:rPr>
          <w:rFonts w:ascii="Arial" w:hAnsi="Arial" w:cs="Arial"/>
          <w:color w:val="000000"/>
          <w:sz w:val="22"/>
          <w:szCs w:val="22"/>
        </w:rPr>
        <w:t xml:space="preserve">. We chose to analyze traits with SNP heritabilities over </w:t>
      </w:r>
      <w:del w:id="49" w:author="Harpak, Arbel" w:date="2022-03-30T09:34:00Z">
        <w:r w:rsidRPr="00057BBB" w:rsidDel="003A39B0">
          <w:rPr>
            <w:rFonts w:ascii="Arial" w:hAnsi="Arial" w:cs="Arial"/>
            <w:color w:val="000000"/>
            <w:sz w:val="22"/>
            <w:szCs w:val="22"/>
          </w:rPr>
          <w:delText>0.075</w:delText>
        </w:r>
      </w:del>
      <w:ins w:id="50" w:author="Harpak, Arbel" w:date="2022-03-30T09:34:00Z">
        <w:r w:rsidR="003A39B0">
          <w:rPr>
            <w:rFonts w:ascii="Arial" w:hAnsi="Arial" w:cs="Arial"/>
            <w:color w:val="000000"/>
            <w:sz w:val="22"/>
            <w:szCs w:val="22"/>
          </w:rPr>
          <w:t>7.5%</w:t>
        </w:r>
      </w:ins>
      <w:r w:rsidRPr="00057BBB">
        <w:rPr>
          <w:rFonts w:ascii="Arial" w:hAnsi="Arial" w:cs="Arial"/>
          <w:color w:val="000000"/>
          <w:sz w:val="22"/>
          <w:szCs w:val="22"/>
        </w:rPr>
        <w:t xml:space="preserve"> in the combined sample of both males and females, to allow for high statistical power.</w:t>
      </w:r>
    </w:p>
    <w:p w14:paraId="0F0CF665" w14:textId="7CE7992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del w:id="51" w:author="Harpak, Arbel" w:date="2022-03-30T09:35:00Z">
        <w:r w:rsidRPr="002C24E7" w:rsidDel="003A39B0">
          <w:rPr>
            <w:rFonts w:ascii="Arial" w:hAnsi="Arial" w:cs="Arial"/>
            <w:color w:val="000000"/>
            <w:sz w:val="22"/>
            <w:szCs w:val="22"/>
          </w:rPr>
          <w:delText xml:space="preserve">In our analysis of the pairs of sex-stratified GWAS, we examined Miami plots after annotating highly-associated SNPs with the closest gene using </w:delText>
        </w:r>
        <w:r w:rsidRPr="002C24E7" w:rsidDel="003A39B0">
          <w:rPr>
            <w:rFonts w:ascii="Arial" w:hAnsi="Arial" w:cs="Arial"/>
            <w:i/>
            <w:iCs/>
            <w:color w:val="000000"/>
            <w:sz w:val="22"/>
            <w:szCs w:val="22"/>
          </w:rPr>
          <w:delText xml:space="preserve">Ensembl Variant Effect Predictor </w:delText>
        </w:r>
      </w:del>
      <w:customXmlDelRangeStart w:id="52" w:author="Harpak, Arbel" w:date="2022-03-30T09:35:00Z"/>
      <w:sdt>
        <w:sdtPr>
          <w:rPr>
            <w:rFonts w:ascii="Arial" w:hAnsi="Arial" w:cs="Arial"/>
            <w:iCs/>
            <w:color w:val="000000"/>
            <w:sz w:val="22"/>
            <w:szCs w:val="22"/>
          </w:rPr>
          <w:tag w:val="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n0sImlzVGVtcG9yYXJ5IjpmYWxzZX1dfQ=="/>
          <w:id w:val="135156738"/>
          <w:placeholder>
            <w:docPart w:val="DefaultPlaceholder_-1854013440"/>
          </w:placeholder>
        </w:sdtPr>
        <w:sdtEndPr/>
        <w:sdtContent>
          <w:customXmlDelRangeEnd w:id="52"/>
          <w:del w:id="53" w:author="Harpak, Arbel" w:date="2022-03-30T09:35:00Z">
            <w:r w:rsidR="003D7F7C" w:rsidRPr="003D7F7C" w:rsidDel="003A39B0">
              <w:rPr>
                <w:rFonts w:ascii="Arial" w:hAnsi="Arial" w:cs="Arial"/>
                <w:iCs/>
                <w:color w:val="000000"/>
                <w:sz w:val="22"/>
                <w:szCs w:val="22"/>
              </w:rPr>
              <w:delText>(McLaren et al., 2016)</w:delText>
            </w:r>
          </w:del>
          <w:customXmlDelRangeStart w:id="54" w:author="Harpak, Arbel" w:date="2022-03-30T09:35:00Z"/>
        </w:sdtContent>
      </w:sdt>
      <w:customXmlDelRangeEnd w:id="54"/>
      <w:del w:id="55" w:author="Harpak, Arbel" w:date="2022-03-30T09:35:00Z">
        <w:r w:rsidR="00AA6D5C" w:rsidDel="003A39B0">
          <w:rPr>
            <w:rFonts w:ascii="Arial" w:hAnsi="Arial" w:cs="Arial"/>
            <w:iCs/>
            <w:color w:val="000000"/>
            <w:sz w:val="22"/>
            <w:szCs w:val="22"/>
          </w:rPr>
          <w:delText xml:space="preserve"> (REFX </w:delText>
        </w:r>
        <w:r w:rsidR="00CA421A" w:rsidRPr="00CA421A" w:rsidDel="003A39B0">
          <w:rPr>
            <w:rFonts w:ascii="Arial" w:hAnsi="Arial" w:cs="Arial"/>
            <w:b/>
            <w:bCs/>
            <w:iCs/>
            <w:color w:val="000000"/>
            <w:sz w:val="22"/>
            <w:szCs w:val="22"/>
          </w:rPr>
          <w:delText>Methods</w:delText>
        </w:r>
        <w:r w:rsidR="00AA6D5C" w:rsidDel="003A39B0">
          <w:rPr>
            <w:rFonts w:ascii="Arial" w:hAnsi="Arial" w:cs="Arial"/>
            <w:iCs/>
            <w:color w:val="000000"/>
            <w:sz w:val="22"/>
            <w:szCs w:val="22"/>
          </w:rPr>
          <w:delText>)</w:delText>
        </w:r>
        <w:r w:rsidRPr="002C24E7" w:rsidDel="003A39B0">
          <w:rPr>
            <w:rFonts w:ascii="Arial" w:hAnsi="Arial" w:cs="Arial"/>
            <w:color w:val="000000"/>
            <w:sz w:val="22"/>
            <w:szCs w:val="22"/>
          </w:rPr>
          <w:delText xml:space="preserve">. </w:delText>
        </w:r>
      </w:del>
      <w:r w:rsidRPr="002C24E7">
        <w:rPr>
          <w:rFonts w:ascii="Arial" w:hAnsi="Arial" w:cs="Arial"/>
          <w:color w:val="000000"/>
          <w:sz w:val="22"/>
          <w:szCs w:val="22"/>
        </w:rPr>
        <w:t xml:space="preserve">Among the 27 traits, we observed substantial differences </w:t>
      </w:r>
      <w:ins w:id="56" w:author="Harpak, Arbel" w:date="2022-03-30T09:37:00Z">
        <w:r w:rsidR="003A39B0">
          <w:rPr>
            <w:rFonts w:ascii="Arial" w:hAnsi="Arial" w:cs="Arial"/>
            <w:color w:val="000000"/>
            <w:sz w:val="22"/>
            <w:szCs w:val="22"/>
          </w:rPr>
          <w:t>betwee</w:t>
        </w:r>
      </w:ins>
      <w:ins w:id="57" w:author="Harpak, Arbel" w:date="2022-03-30T09:38:00Z">
        <w:r w:rsidR="003A39B0">
          <w:rPr>
            <w:rFonts w:ascii="Arial" w:hAnsi="Arial" w:cs="Arial"/>
            <w:color w:val="000000"/>
            <w:sz w:val="22"/>
            <w:szCs w:val="22"/>
          </w:rPr>
          <w:t xml:space="preserve">n males and females </w:t>
        </w:r>
      </w:ins>
      <w:r w:rsidRPr="002C24E7">
        <w:rPr>
          <w:rFonts w:ascii="Arial" w:hAnsi="Arial" w:cs="Arial"/>
          <w:color w:val="000000"/>
          <w:sz w:val="22"/>
          <w:szCs w:val="22"/>
        </w:rPr>
        <w:t xml:space="preserve">in </w:t>
      </w:r>
      <w:del w:id="58" w:author="Harpak, Arbel" w:date="2022-03-30T09:37:00Z">
        <w:r w:rsidRPr="002C24E7" w:rsidDel="003A39B0">
          <w:rPr>
            <w:rFonts w:ascii="Arial" w:hAnsi="Arial" w:cs="Arial"/>
            <w:color w:val="000000"/>
            <w:sz w:val="22"/>
            <w:szCs w:val="22"/>
          </w:rPr>
          <w:delText xml:space="preserve">the associated </w:delText>
        </w:r>
      </w:del>
      <w:ins w:id="59" w:author="Harpak, Arbel" w:date="2022-03-30T09:37:00Z">
        <w:r w:rsidR="003A39B0">
          <w:rPr>
            <w:rFonts w:ascii="Arial" w:hAnsi="Arial" w:cs="Arial"/>
            <w:color w:val="000000"/>
            <w:sz w:val="22"/>
            <w:szCs w:val="22"/>
          </w:rPr>
          <w:t xml:space="preserve">the </w:t>
        </w:r>
      </w:ins>
      <w:r w:rsidRPr="002C24E7">
        <w:rPr>
          <w:rFonts w:ascii="Arial" w:hAnsi="Arial" w:cs="Arial"/>
          <w:color w:val="000000"/>
          <w:sz w:val="22"/>
          <w:szCs w:val="22"/>
        </w:rPr>
        <w:t xml:space="preserve">genes </w:t>
      </w:r>
      <w:ins w:id="60" w:author="Harpak, Arbel" w:date="2022-03-30T09:37:00Z">
        <w:r w:rsidR="003A39B0">
          <w:rPr>
            <w:rFonts w:ascii="Arial" w:hAnsi="Arial" w:cs="Arial"/>
            <w:color w:val="000000"/>
            <w:sz w:val="22"/>
            <w:szCs w:val="22"/>
          </w:rPr>
          <w:t xml:space="preserve">neighboring associated loci </w:t>
        </w:r>
      </w:ins>
      <w:r w:rsidRPr="002C24E7">
        <w:rPr>
          <w:rFonts w:ascii="Arial" w:hAnsi="Arial" w:cs="Arial"/>
          <w:color w:val="000000"/>
          <w:sz w:val="22"/>
          <w:szCs w:val="22"/>
        </w:rPr>
        <w:t xml:space="preserve">only for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(whether or not it was adjusted for BMI;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w:t>
      </w:r>
      <w:del w:id="61" w:author="Harpak, Arbel" w:date="2022-03-30T09:38:00Z">
        <w:r w:rsidRPr="002C24E7" w:rsidDel="003A39B0">
          <w:rPr>
            <w:rFonts w:ascii="Arial" w:hAnsi="Arial" w:cs="Arial"/>
            <w:color w:val="000000"/>
            <w:sz w:val="22"/>
            <w:szCs w:val="22"/>
          </w:rPr>
          <w:delText xml:space="preserve">In </w:delText>
        </w:r>
      </w:del>
      <w:ins w:id="62" w:author="Harpak, Arbel" w:date="2022-03-30T09:38:00Z">
        <w:r w:rsidR="003A39B0">
          <w:rPr>
            <w:rFonts w:ascii="Arial" w:hAnsi="Arial" w:cs="Arial"/>
            <w:color w:val="000000"/>
            <w:sz w:val="22"/>
            <w:szCs w:val="22"/>
          </w:rPr>
          <w:t xml:space="preserve">For </w:t>
        </w:r>
      </w:ins>
      <w:r w:rsidRPr="002C24E7">
        <w:rPr>
          <w:rFonts w:ascii="Arial" w:hAnsi="Arial" w:cs="Arial"/>
          <w:color w:val="000000"/>
          <w:sz w:val="22"/>
          <w:szCs w:val="22"/>
        </w:rPr>
        <w:t xml:space="preserve">testosterone, </w:t>
      </w:r>
      <w:del w:id="63" w:author="Harpak, Arbel" w:date="2022-03-30T09:40:00Z">
        <w:r w:rsidRPr="002C24E7" w:rsidDel="00766189">
          <w:rPr>
            <w:rFonts w:ascii="Arial" w:hAnsi="Arial" w:cs="Arial"/>
            <w:color w:val="000000"/>
            <w:sz w:val="22"/>
            <w:szCs w:val="22"/>
          </w:rPr>
          <w:delText>we found multiple gene</w:delText>
        </w:r>
      </w:del>
      <w:del w:id="64" w:author="Harpak, Arbel" w:date="2022-03-30T09:38:00Z">
        <w:r w:rsidRPr="002C24E7" w:rsidDel="003A39B0">
          <w:rPr>
            <w:rFonts w:ascii="Arial" w:hAnsi="Arial" w:cs="Arial"/>
            <w:color w:val="000000"/>
            <w:sz w:val="22"/>
            <w:szCs w:val="22"/>
          </w:rPr>
          <w:delText xml:space="preserve"> annotations</w:delText>
        </w:r>
      </w:del>
      <w:del w:id="65" w:author="Harpak, Arbel" w:date="2022-03-30T09:40:00Z">
        <w:r w:rsidRPr="002C24E7" w:rsidDel="00766189">
          <w:rPr>
            <w:rFonts w:ascii="Arial" w:hAnsi="Arial" w:cs="Arial"/>
            <w:color w:val="000000"/>
            <w:sz w:val="22"/>
            <w:szCs w:val="22"/>
          </w:rPr>
          <w:delText xml:space="preserve"> specifically </w:delText>
        </w:r>
      </w:del>
      <w:del w:id="66" w:author="Harpak, Arbel" w:date="2022-03-30T09:38:00Z">
        <w:r w:rsidRPr="002C24E7" w:rsidDel="003A39B0">
          <w:rPr>
            <w:rFonts w:ascii="Arial" w:hAnsi="Arial" w:cs="Arial"/>
            <w:color w:val="000000"/>
            <w:sz w:val="22"/>
            <w:szCs w:val="22"/>
          </w:rPr>
          <w:delText xml:space="preserve">related to </w:delText>
        </w:r>
      </w:del>
      <w:del w:id="67" w:author="Harpak, Arbel" w:date="2022-03-30T09:40:00Z">
        <w:r w:rsidRPr="002C24E7" w:rsidDel="00766189">
          <w:rPr>
            <w:rFonts w:ascii="Arial" w:hAnsi="Arial" w:cs="Arial"/>
            <w:color w:val="000000"/>
            <w:sz w:val="22"/>
            <w:szCs w:val="22"/>
          </w:rPr>
          <w:delText>one sex, but not the other. A</w:delText>
        </w:r>
      </w:del>
      <w:ins w:id="68" w:author="Harpak, Arbel" w:date="2022-03-30T09:40:00Z">
        <w:r w:rsidR="00766189">
          <w:rPr>
            <w:rFonts w:ascii="Arial" w:hAnsi="Arial" w:cs="Arial"/>
            <w:color w:val="000000"/>
            <w:sz w:val="22"/>
            <w:szCs w:val="22"/>
          </w:rPr>
          <w:t>a</w:t>
        </w:r>
      </w:ins>
      <w:r w:rsidRPr="002C24E7">
        <w:rPr>
          <w:rFonts w:ascii="Arial" w:hAnsi="Arial" w:cs="Arial"/>
          <w:color w:val="000000"/>
          <w:sz w:val="22"/>
          <w:szCs w:val="22"/>
        </w:rPr>
        <w:t xml:space="preserve">s </w:t>
      </w:r>
      <w:del w:id="69" w:author="Harpak, Arbel" w:date="2022-03-30T09:40:00Z">
        <w:r w:rsidRPr="002C24E7" w:rsidDel="00766189">
          <w:rPr>
            <w:rFonts w:ascii="Arial" w:hAnsi="Arial" w:cs="Arial"/>
            <w:color w:val="000000"/>
            <w:sz w:val="22"/>
            <w:szCs w:val="22"/>
          </w:rPr>
          <w:delText xml:space="preserve">studied </w:delText>
        </w:r>
      </w:del>
      <w:ins w:id="70" w:author="Harpak, Arbel" w:date="2022-03-30T09:40:00Z">
        <w:r w:rsidR="00766189">
          <w:rPr>
            <w:rFonts w:ascii="Arial" w:hAnsi="Arial" w:cs="Arial"/>
            <w:color w:val="000000"/>
            <w:sz w:val="22"/>
            <w:szCs w:val="22"/>
          </w:rPr>
          <w:t>noted</w:t>
        </w:r>
        <w:r w:rsidR="00766189" w:rsidRPr="002C24E7">
          <w:rPr>
            <w:rFonts w:ascii="Arial" w:hAnsi="Arial" w:cs="Arial"/>
            <w:color w:val="000000"/>
            <w:sz w:val="22"/>
            <w:szCs w:val="22"/>
          </w:rPr>
          <w:t xml:space="preserve"> </w:t>
        </w:r>
      </w:ins>
      <w:r w:rsidRPr="002C24E7">
        <w:rPr>
          <w:rFonts w:ascii="Arial" w:hAnsi="Arial" w:cs="Arial"/>
          <w:color w:val="000000"/>
          <w:sz w:val="22"/>
          <w:szCs w:val="22"/>
        </w:rPr>
        <w:t xml:space="preserve">in a previous analysis, </w:t>
      </w:r>
      <w:ins w:id="71" w:author="Harpak, Arbel" w:date="2022-03-30T09:40:00Z">
        <w:r w:rsidR="00766189">
          <w:rPr>
            <w:rFonts w:ascii="Arial" w:hAnsi="Arial" w:cs="Arial"/>
            <w:color w:val="000000"/>
            <w:sz w:val="22"/>
            <w:szCs w:val="22"/>
          </w:rPr>
          <w:t xml:space="preserve">genes with sex-specific associations </w:t>
        </w:r>
      </w:ins>
      <w:del w:id="72" w:author="Harpak, Arbel" w:date="2022-03-30T09:40:00Z">
        <w:r w:rsidRPr="002C24E7" w:rsidDel="00766189">
          <w:rPr>
            <w:rFonts w:ascii="Arial" w:hAnsi="Arial" w:cs="Arial"/>
            <w:color w:val="000000"/>
            <w:sz w:val="22"/>
            <w:szCs w:val="22"/>
          </w:rPr>
          <w:delText xml:space="preserve">these genes </w:delText>
        </w:r>
      </w:del>
      <w:ins w:id="73" w:author="Harpak, Arbel" w:date="2022-03-30T09:40:00Z">
        <w:r w:rsidR="00766189">
          <w:rPr>
            <w:rFonts w:ascii="Arial" w:hAnsi="Arial" w:cs="Arial"/>
            <w:color w:val="000000"/>
            <w:sz w:val="22"/>
            <w:szCs w:val="22"/>
          </w:rPr>
          <w:t xml:space="preserve">often </w:t>
        </w:r>
      </w:ins>
      <w:r w:rsidRPr="002C24E7">
        <w:rPr>
          <w:rFonts w:ascii="Arial" w:hAnsi="Arial" w:cs="Arial"/>
          <w:color w:val="000000"/>
          <w:sz w:val="22"/>
          <w:szCs w:val="22"/>
        </w:rPr>
        <w:t xml:space="preserve">partake in separate mechanisms in males and females, and the small overlap of top associations </w:t>
      </w:r>
      <w:del w:id="74" w:author="Harpak, Arbel" w:date="2022-03-30T09:40:00Z">
        <w:r w:rsidRPr="002C24E7" w:rsidDel="00766189">
          <w:rPr>
            <w:rFonts w:ascii="Arial" w:hAnsi="Arial" w:cs="Arial"/>
            <w:color w:val="000000"/>
            <w:sz w:val="22"/>
            <w:szCs w:val="22"/>
          </w:rPr>
          <w:delText xml:space="preserve">may </w:delText>
        </w:r>
      </w:del>
      <w:r w:rsidR="00EC3C9B" w:rsidRPr="002C24E7">
        <w:rPr>
          <w:rFonts w:ascii="Arial" w:hAnsi="Arial" w:cs="Arial"/>
          <w:color w:val="000000"/>
          <w:sz w:val="22"/>
          <w:szCs w:val="22"/>
        </w:rPr>
        <w:t>reflect</w:t>
      </w:r>
      <w:ins w:id="75" w:author="Harpak, Arbel" w:date="2022-03-30T09:40:00Z">
        <w:r w:rsidR="00766189">
          <w:rPr>
            <w:rFonts w:ascii="Arial" w:hAnsi="Arial" w:cs="Arial"/>
            <w:color w:val="000000"/>
            <w:sz w:val="22"/>
            <w:szCs w:val="22"/>
          </w:rPr>
          <w:t>s</w:t>
        </w:r>
      </w:ins>
      <w:r w:rsidRPr="002C24E7">
        <w:rPr>
          <w:rFonts w:ascii="Arial" w:hAnsi="Arial" w:cs="Arial"/>
          <w:color w:val="000000"/>
          <w:sz w:val="22"/>
          <w:szCs w:val="22"/>
        </w:rPr>
        <w:t xml:space="preserve"> the sexual dimorphism that arises in large part through distinct biological pathways </w:t>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"/>
          <w:id w:val="1378274590"/>
          <w:placeholder>
            <w:docPart w:val="DefaultPlaceholder_-1854013440"/>
          </w:placeholder>
        </w:sdtPr>
        <w:sdtEndPr/>
        <w:sdtContent>
          <w:r w:rsidR="003D7F7C" w:rsidRPr="003D7F7C">
            <w:rPr>
              <w:rFonts w:ascii="Arial" w:hAnsi="Arial" w:cs="Arial"/>
              <w:color w:val="000000"/>
              <w:sz w:val="22"/>
              <w:szCs w:val="22"/>
            </w:rPr>
            <w:t>(Flynn et al., 2021; Sinnott-Armstrong et al., 2021)</w:t>
          </w:r>
        </w:sdtContent>
      </w:sdt>
      <w:r w:rsidR="0020104C">
        <w:rPr>
          <w:rFonts w:ascii="Arial" w:hAnsi="Arial" w:cs="Arial"/>
          <w:color w:val="000000"/>
          <w:sz w:val="22"/>
          <w:szCs w:val="22"/>
        </w:rPr>
        <w:t xml:space="preserve">. </w:t>
      </w:r>
      <w:r w:rsidRPr="002C24E7">
        <w:rPr>
          <w:rFonts w:ascii="Arial" w:hAnsi="Arial" w:cs="Arial"/>
          <w:color w:val="000000"/>
          <w:sz w:val="22"/>
          <w:szCs w:val="22"/>
        </w:rPr>
        <w:t>For example, in females, CYP3A7 partakes in the hydroxylation of testosterone, resulting in its inactivation. In males, FKBP4 plays a role in the downstream signaling of testosterone on the hypothalamus (</w:t>
      </w:r>
      <w:commentRangeStart w:id="76"/>
      <w:r w:rsidRPr="002C24E7">
        <w:rPr>
          <w:rFonts w:ascii="Arial" w:hAnsi="Arial" w:cs="Arial"/>
          <w:color w:val="000000"/>
          <w:sz w:val="22"/>
          <w:szCs w:val="22"/>
        </w:rPr>
        <w:t xml:space="preserve">REFX </w:t>
      </w:r>
      <w:commentRangeEnd w:id="76"/>
      <w:r w:rsidR="00766189">
        <w:rPr>
          <w:rStyle w:val="CommentReference"/>
          <w:rFonts w:asciiTheme="minorHAnsi" w:eastAsiaTheme="minorHAnsi" w:hAnsiTheme="minorHAnsi" w:cstheme="minorBidi"/>
        </w:rPr>
        <w:commentReference w:id="76"/>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2C24E7">
      <w:pPr>
        <w:spacing w:after="240" w:line="360" w:lineRule="auto"/>
        <w:rPr>
          <w:rFonts w:ascii="Arial" w:hAnsi="Arial" w:cs="Arial"/>
          <w:sz w:val="20"/>
          <w:szCs w:val="20"/>
        </w:rPr>
      </w:pPr>
      <w:r w:rsidRPr="002C24E7">
        <w:rPr>
          <w:rFonts w:ascii="Arial" w:hAnsi="Arial" w:cs="Arial"/>
          <w:sz w:val="20"/>
          <w:szCs w:val="20"/>
        </w:rPr>
        <w:br/>
      </w:r>
    </w:p>
    <w:p w14:paraId="0143B85E" w14:textId="72154182"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commentRangeStart w:id="77"/>
      <w:r w:rsidRPr="002C24E7">
        <w:rPr>
          <w:rFonts w:ascii="Arial" w:hAnsi="Arial" w:cs="Arial"/>
          <w:noProof/>
          <w:color w:val="000000"/>
          <w:sz w:val="22"/>
          <w:szCs w:val="22"/>
          <w:bdr w:val="none" w:sz="0" w:space="0" w:color="auto" w:frame="1"/>
        </w:rPr>
        <w:lastRenderedPageBreak/>
        <w:drawing>
          <wp:inline distT="0" distB="0" distL="0" distR="0" wp14:anchorId="0538C2BB" wp14:editId="4A6A1435">
            <wp:extent cx="5530291" cy="753173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3561" cy="7536183"/>
                    </a:xfrm>
                    <a:prstGeom prst="rect">
                      <a:avLst/>
                    </a:prstGeom>
                    <a:noFill/>
                    <a:ln>
                      <a:noFill/>
                    </a:ln>
                  </pic:spPr>
                </pic:pic>
              </a:graphicData>
            </a:graphic>
          </wp:inline>
        </w:drawing>
      </w:r>
      <w:commentRangeEnd w:id="77"/>
      <w:r w:rsidR="007160B2">
        <w:rPr>
          <w:rStyle w:val="CommentReference"/>
          <w:rFonts w:asciiTheme="minorHAnsi" w:eastAsiaTheme="minorHAnsi" w:hAnsiTheme="minorHAnsi" w:cstheme="minorBidi"/>
        </w:rPr>
        <w:commentReference w:id="77"/>
      </w:r>
    </w:p>
    <w:p w14:paraId="1E04A838" w14:textId="77777777" w:rsidR="00F97BCB" w:rsidRPr="002C24E7" w:rsidRDefault="00F97BCB" w:rsidP="002C24E7">
      <w:pPr>
        <w:spacing w:line="360" w:lineRule="auto"/>
        <w:rPr>
          <w:rFonts w:ascii="Arial" w:hAnsi="Arial" w:cs="Arial"/>
          <w:sz w:val="20"/>
          <w:szCs w:val="20"/>
        </w:rPr>
      </w:pPr>
    </w:p>
    <w:p w14:paraId="33B63D6B" w14:textId="0CFD071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lastRenderedPageBreak/>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Our analysis of the polygenic covariance between males and females is based on sex-stratified GWAS. Shown for illustration, is a “Miami plot” for testosterone. </w:t>
      </w:r>
      <w:del w:id="78" w:author="Harpak, Arbel" w:date="2022-03-30T09:53:00Z">
        <w:r w:rsidRPr="002C24E7" w:rsidDel="0076657A">
          <w:rPr>
            <w:rFonts w:ascii="Arial" w:hAnsi="Arial" w:cs="Arial"/>
            <w:color w:val="000000"/>
            <w:sz w:val="20"/>
            <w:szCs w:val="20"/>
          </w:rPr>
          <w:delText xml:space="preserve">Highly </w:delText>
        </w:r>
      </w:del>
      <w:ins w:id="79" w:author="Harpak, Arbel" w:date="2022-03-30T09:53:00Z">
        <w:r w:rsidR="0076657A" w:rsidRPr="002C24E7">
          <w:rPr>
            <w:rFonts w:ascii="Arial" w:hAnsi="Arial" w:cs="Arial"/>
            <w:color w:val="000000"/>
            <w:sz w:val="20"/>
            <w:szCs w:val="20"/>
          </w:rPr>
          <w:t>Highly</w:t>
        </w:r>
        <w:r w:rsidR="0076657A">
          <w:rPr>
            <w:rFonts w:ascii="Arial" w:hAnsi="Arial" w:cs="Arial"/>
            <w:color w:val="000000"/>
            <w:sz w:val="20"/>
            <w:szCs w:val="20"/>
          </w:rPr>
          <w:t>-</w:t>
        </w:r>
      </w:ins>
      <w:r w:rsidRPr="002C24E7">
        <w:rPr>
          <w:rFonts w:ascii="Arial" w:hAnsi="Arial" w:cs="Arial"/>
          <w:color w:val="000000"/>
          <w:sz w:val="20"/>
          <w:szCs w:val="20"/>
        </w:rPr>
        <w:t xml:space="preserve">associated SNPs were annotated </w:t>
      </w:r>
      <w:del w:id="80" w:author="Harpak, Arbel" w:date="2022-03-30T09:53:00Z">
        <w:r w:rsidRPr="002C24E7" w:rsidDel="0076657A">
          <w:rPr>
            <w:rFonts w:ascii="Arial" w:hAnsi="Arial" w:cs="Arial"/>
            <w:color w:val="000000"/>
            <w:sz w:val="20"/>
            <w:szCs w:val="20"/>
          </w:rPr>
          <w:delText>by obtaining</w:delText>
        </w:r>
      </w:del>
      <w:ins w:id="81" w:author="Harpak, Arbel" w:date="2022-03-30T09:53:00Z">
        <w:r w:rsidR="0076657A">
          <w:rPr>
            <w:rFonts w:ascii="Arial" w:hAnsi="Arial" w:cs="Arial"/>
            <w:color w:val="000000"/>
            <w:sz w:val="20"/>
            <w:szCs w:val="20"/>
          </w:rPr>
          <w:t>with</w:t>
        </w:r>
      </w:ins>
      <w:r w:rsidRPr="002C24E7">
        <w:rPr>
          <w:rFonts w:ascii="Arial" w:hAnsi="Arial" w:cs="Arial"/>
          <w:color w:val="000000"/>
          <w:sz w:val="20"/>
          <w:szCs w:val="20"/>
        </w:rPr>
        <w:t xml:space="preserve"> the gene with the closest transcription start site less than </w:t>
      </w:r>
      <w:del w:id="82" w:author="Harpak, Arbel" w:date="2022-03-30T09:54:00Z">
        <w:r w:rsidRPr="002C24E7" w:rsidDel="0076657A">
          <w:rPr>
            <w:rFonts w:ascii="Arial" w:hAnsi="Arial" w:cs="Arial"/>
            <w:color w:val="000000"/>
            <w:sz w:val="20"/>
            <w:szCs w:val="20"/>
          </w:rPr>
          <w:delText xml:space="preserve">5000 </w:delText>
        </w:r>
      </w:del>
      <w:ins w:id="83" w:author="Harpak, Arbel" w:date="2022-03-30T09:54:00Z">
        <w:r w:rsidR="0076657A" w:rsidRPr="002C24E7">
          <w:rPr>
            <w:rFonts w:ascii="Arial" w:hAnsi="Arial" w:cs="Arial"/>
            <w:color w:val="000000"/>
            <w:sz w:val="20"/>
            <w:szCs w:val="20"/>
          </w:rPr>
          <w:t>5</w:t>
        </w:r>
        <w:r w:rsidR="0076657A">
          <w:rPr>
            <w:rFonts w:ascii="Arial" w:hAnsi="Arial" w:cs="Arial"/>
            <w:color w:val="000000"/>
            <w:sz w:val="20"/>
            <w:szCs w:val="20"/>
          </w:rPr>
          <w:t xml:space="preserve"> </w:t>
        </w:r>
        <w:proofErr w:type="spellStart"/>
        <w:r w:rsidR="0076657A">
          <w:rPr>
            <w:rFonts w:ascii="Arial" w:hAnsi="Arial" w:cs="Arial"/>
            <w:color w:val="000000"/>
            <w:sz w:val="20"/>
            <w:szCs w:val="20"/>
          </w:rPr>
          <w:t>k</w:t>
        </w:r>
      </w:ins>
      <w:r w:rsidRPr="002C24E7">
        <w:rPr>
          <w:rFonts w:ascii="Arial" w:hAnsi="Arial" w:cs="Arial"/>
          <w:color w:val="000000"/>
          <w:sz w:val="20"/>
          <w:szCs w:val="20"/>
        </w:rPr>
        <w:t>bp</w:t>
      </w:r>
      <w:proofErr w:type="spellEnd"/>
      <w:r w:rsidRPr="002C24E7">
        <w:rPr>
          <w:rFonts w:ascii="Arial" w:hAnsi="Arial" w:cs="Arial"/>
          <w:color w:val="000000"/>
          <w:sz w:val="20"/>
          <w:szCs w:val="20"/>
        </w:rPr>
        <w:t xml:space="preserve"> away.  </w:t>
      </w:r>
      <w:r w:rsidRPr="002C24E7">
        <w:rPr>
          <w:rFonts w:ascii="Arial" w:hAnsi="Arial" w:cs="Arial"/>
          <w:b/>
          <w:bCs/>
          <w:color w:val="000000"/>
          <w:sz w:val="20"/>
          <w:szCs w:val="20"/>
        </w:rPr>
        <w:t>(B)</w:t>
      </w:r>
      <w:r w:rsidRPr="002C24E7">
        <w:rPr>
          <w:rFonts w:ascii="Arial" w:hAnsi="Arial" w:cs="Arial"/>
          <w:color w:val="000000"/>
          <w:sz w:val="20"/>
          <w:szCs w:val="20"/>
        </w:rPr>
        <w:t xml:space="preserve"> We modelled the sex-stratified GWAS estimates as sampled, with error, from true effects arising from a mixture of hypothesized covariance relationships between female and male genetic effects</w:t>
      </w:r>
      <w:del w:id="84" w:author="Harpak, Arbel" w:date="2022-03-30T09:55:00Z">
        <w:r w:rsidRPr="002C24E7" w:rsidDel="00EB3A72">
          <w:rPr>
            <w:rFonts w:ascii="Arial" w:hAnsi="Arial" w:cs="Arial"/>
            <w:color w:val="000000"/>
            <w:sz w:val="20"/>
            <w:szCs w:val="20"/>
          </w:rPr>
          <w:delText>—</w:delText>
        </w:r>
      </w:del>
      <w:ins w:id="85" w:author="Harpak, Arbel" w:date="2022-03-30T09:55:00Z">
        <w:r w:rsidR="00EB3A72">
          <w:rPr>
            <w:rFonts w:ascii="Arial" w:hAnsi="Arial" w:cs="Arial"/>
            <w:color w:val="000000"/>
            <w:sz w:val="20"/>
            <w:szCs w:val="20"/>
          </w:rPr>
          <w:t xml:space="preserve">; </w:t>
        </w:r>
      </w:ins>
      <w:r w:rsidRPr="002C24E7">
        <w:rPr>
          <w:rFonts w:ascii="Arial" w:hAnsi="Arial" w:cs="Arial"/>
          <w:color w:val="000000"/>
          <w:sz w:val="20"/>
          <w:szCs w:val="20"/>
        </w:rPr>
        <w:t>see examples in red frames. Each box shows the weight (</w:t>
      </w:r>
      <w:r w:rsidR="008D6094">
        <w:rPr>
          <w:rFonts w:ascii="Arial" w:hAnsi="Arial" w:cs="Arial"/>
          <w:color w:val="000000"/>
          <w:sz w:val="22"/>
          <w:szCs w:val="22"/>
        </w:rPr>
        <w:t xml:space="preserve">± </w:t>
      </w:r>
      <w:r w:rsidRPr="002C24E7">
        <w:rPr>
          <w:rFonts w:ascii="Arial" w:hAnsi="Arial" w:cs="Arial"/>
          <w:color w:val="000000"/>
          <w:sz w:val="20"/>
          <w:szCs w:val="20"/>
        </w:rPr>
        <w:t xml:space="preserve">SE) we infer for one hypothesis matrix, corresponding to the probability that a variant’s effects </w:t>
      </w:r>
      <w:r w:rsidR="002C24E7" w:rsidRPr="002C24E7">
        <w:rPr>
          <w:rFonts w:ascii="Arial" w:hAnsi="Arial" w:cs="Arial"/>
          <w:color w:val="000000"/>
          <w:sz w:val="20"/>
          <w:szCs w:val="20"/>
        </w:rPr>
        <w:t>adhere to</w:t>
      </w:r>
      <w:r w:rsidRPr="002C24E7">
        <w:rPr>
          <w:rFonts w:ascii="Arial" w:hAnsi="Arial" w:cs="Arial"/>
          <w:color w:val="000000"/>
          <w:sz w:val="20"/>
          <w:szCs w:val="20"/>
        </w:rPr>
        <w:t xml:space="preserve"> that covariance relationship. The boxes are shown along axes indicating the relative magnitude (amplification) and correlation between males and females, which together fully specify the covariance relationship.  </w:t>
      </w:r>
      <w:r w:rsidRPr="002C24E7">
        <w:rPr>
          <w:rFonts w:ascii="Arial" w:hAnsi="Arial" w:cs="Arial"/>
          <w:b/>
          <w:bCs/>
          <w:color w:val="000000"/>
          <w:sz w:val="20"/>
          <w:szCs w:val="20"/>
        </w:rPr>
        <w:t>(C)</w:t>
      </w:r>
      <w:r w:rsidRPr="002C24E7">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i.e.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w:t>
      </w:r>
      <w:ins w:id="86" w:author="Harpak, Arbel" w:date="2022-03-30T09:57:00Z">
        <w:r w:rsidR="00EB3A72">
          <w:rPr>
            <w:rFonts w:ascii="Arial" w:hAnsi="Arial" w:cs="Arial"/>
            <w:color w:val="000000"/>
            <w:sz w:val="20"/>
            <w:szCs w:val="20"/>
          </w:rPr>
          <w:t xml:space="preserve">effects in </w:t>
        </w:r>
      </w:ins>
      <w:r w:rsidRPr="002C24E7">
        <w:rPr>
          <w:rFonts w:ascii="Arial" w:hAnsi="Arial" w:cs="Arial"/>
          <w:color w:val="000000"/>
          <w:sz w:val="20"/>
          <w:szCs w:val="20"/>
        </w:rPr>
        <w:t>female</w:t>
      </w:r>
      <w:del w:id="87" w:author="Harpak, Arbel" w:date="2022-03-30T09:57:00Z">
        <w:r w:rsidRPr="002C24E7" w:rsidDel="00EB3A72">
          <w:rPr>
            <w:rFonts w:ascii="Arial" w:hAnsi="Arial" w:cs="Arial"/>
            <w:color w:val="000000"/>
            <w:sz w:val="20"/>
            <w:szCs w:val="20"/>
          </w:rPr>
          <w:delText xml:space="preserve"> effects</w:delText>
        </w:r>
      </w:del>
      <w:ins w:id="88" w:author="Harpak, Arbel" w:date="2022-03-30T09:57:00Z">
        <w:r w:rsidR="00EB3A72">
          <w:rPr>
            <w:rFonts w:ascii="Arial" w:hAnsi="Arial" w:cs="Arial"/>
            <w:color w:val="000000"/>
            <w:sz w:val="20"/>
            <w:szCs w:val="20"/>
          </w:rPr>
          <w:t>s</w:t>
        </w:r>
      </w:ins>
      <w:r w:rsidRPr="002C24E7">
        <w:rPr>
          <w:rFonts w:ascii="Arial" w:hAnsi="Arial" w:cs="Arial"/>
          <w:color w:val="000000"/>
          <w:sz w:val="20"/>
          <w:szCs w:val="20"/>
        </w:rPr>
        <w:t>, 5.1%, divided by the total weight on matrices with nonzero effects, 32%. </w:t>
      </w:r>
    </w:p>
    <w:p w14:paraId="715F0560" w14:textId="77777777" w:rsidR="00F97BCB" w:rsidRPr="002C24E7" w:rsidRDefault="00F97BCB" w:rsidP="002C24E7">
      <w:pPr>
        <w:spacing w:line="360" w:lineRule="auto"/>
        <w:rPr>
          <w:rFonts w:ascii="Arial" w:hAnsi="Arial" w:cs="Arial"/>
          <w:sz w:val="20"/>
          <w:szCs w:val="20"/>
        </w:rPr>
      </w:pPr>
    </w:p>
    <w:p w14:paraId="655E31B7" w14:textId="3A9D8C01"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fSwiaXNUZW1wb3JhcnkiOmZhbHNlfV19"/>
          <w:id w:val="1455756013"/>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Lumish</w:t>
          </w:r>
          <w:proofErr w:type="spellEnd"/>
          <w:r w:rsidR="003D7F7C" w:rsidRPr="003D7F7C">
            <w:rPr>
              <w:rFonts w:ascii="Arial" w:hAnsi="Arial" w:cs="Arial"/>
              <w:color w:val="000000"/>
              <w:sz w:val="22"/>
              <w:szCs w:val="22"/>
            </w:rPr>
            <w:t xml:space="preserve"> et al., 2020)</w:t>
          </w:r>
        </w:sdtContent>
      </w:sdt>
      <w:r w:rsidR="00F15203">
        <w:rPr>
          <w:rFonts w:ascii="Arial" w:hAnsi="Arial" w:cs="Arial"/>
          <w:color w:val="000000"/>
          <w:sz w:val="22"/>
          <w:szCs w:val="22"/>
        </w:rPr>
        <w:t xml:space="preserve">. </w:t>
      </w:r>
      <w:r w:rsidRPr="002C24E7">
        <w:rPr>
          <w:rFonts w:ascii="Arial" w:hAnsi="Arial" w:cs="Arial"/>
          <w:color w:val="000000"/>
          <w:sz w:val="22"/>
          <w:szCs w:val="22"/>
        </w:rPr>
        <w:t xml:space="preserve">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fSwiaXNUZW1wb3JhcnkiOmZhbHNlfV19"/>
          <w:id w:val="806443978"/>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Bernabeu</w:t>
          </w:r>
          <w:proofErr w:type="spellEnd"/>
          <w:r w:rsidR="003D7F7C" w:rsidRPr="003D7F7C">
            <w:rPr>
              <w:rFonts w:ascii="Arial" w:hAnsi="Arial" w:cs="Arial"/>
              <w:color w:val="000000"/>
              <w:sz w:val="22"/>
              <w:szCs w:val="22"/>
            </w:rPr>
            <w:t xml:space="preserve"> et al., 2021; Flynn et al., 2021; Sinnott-Armstrong et al., 2021)</w:t>
          </w:r>
        </w:sdtContent>
      </w:sdt>
      <w:r w:rsidRPr="002C24E7">
        <w:rPr>
          <w:rFonts w:ascii="Arial" w:hAnsi="Arial" w:cs="Arial"/>
          <w:color w:val="000000"/>
          <w:sz w:val="22"/>
          <w:szCs w:val="22"/>
        </w:rPr>
        <w:t xml:space="preserve">,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are the exception, not the rule: Most traits did not display many sex differences in top associations. For instance, arm fat-free mass, a highly heritable dimorphic trait, showed near-perfect concordance in significant loci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n0sImlzVGVtcG9yYXJ5IjpmYWxzZX1dfQ=="/>
          <w:id w:val="-1213347764"/>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Bernabeu</w:t>
          </w:r>
          <w:proofErr w:type="spellEnd"/>
          <w:r w:rsidR="003D7F7C" w:rsidRPr="003D7F7C">
            <w:rPr>
              <w:rFonts w:ascii="Arial" w:hAnsi="Arial" w:cs="Arial"/>
              <w:color w:val="000000"/>
              <w:sz w:val="22"/>
              <w:szCs w:val="22"/>
            </w:rPr>
            <w:t xml:space="preserve"> et al., 2021)</w:t>
          </w:r>
        </w:sdtContent>
      </w:sdt>
      <w:r w:rsidRPr="002C24E7">
        <w:rPr>
          <w:rFonts w:ascii="Arial" w:hAnsi="Arial" w:cs="Arial"/>
          <w:color w:val="000000"/>
          <w:sz w:val="22"/>
          <w:szCs w:val="22"/>
        </w:rPr>
        <w:t xml:space="preserve"> examining top SNPs between males and females have found </w:t>
      </w:r>
      <w:del w:id="89" w:author="Harpak, Arbel" w:date="2022-03-30T10:38:00Z">
        <w:r w:rsidRPr="002C24E7" w:rsidDel="00D36CD5">
          <w:rPr>
            <w:rFonts w:ascii="Arial" w:hAnsi="Arial" w:cs="Arial"/>
            <w:color w:val="000000"/>
            <w:sz w:val="22"/>
            <w:szCs w:val="22"/>
          </w:rPr>
          <w:delText>relatively low numbers of</w:delText>
        </w:r>
      </w:del>
      <w:ins w:id="90" w:author="Harpak, Arbel" w:date="2022-03-30T10:38:00Z">
        <w:r w:rsidR="00D36CD5">
          <w:rPr>
            <w:rFonts w:ascii="Arial" w:hAnsi="Arial" w:cs="Arial"/>
            <w:color w:val="000000"/>
            <w:sz w:val="22"/>
            <w:szCs w:val="22"/>
          </w:rPr>
          <w:t>few</w:t>
        </w:r>
      </w:ins>
      <w:r w:rsidRPr="002C24E7">
        <w:rPr>
          <w:rFonts w:ascii="Arial" w:hAnsi="Arial" w:cs="Arial"/>
          <w:color w:val="000000"/>
          <w:sz w:val="22"/>
          <w:szCs w:val="22"/>
        </w:rPr>
        <w:t xml:space="preserve"> unique</w:t>
      </w:r>
      <w:ins w:id="91" w:author="Harpak, Arbel" w:date="2022-03-30T10:38:00Z">
        <w:r w:rsidR="00D36CD5">
          <w:rPr>
            <w:rFonts w:ascii="Arial" w:hAnsi="Arial" w:cs="Arial"/>
            <w:color w:val="000000"/>
            <w:sz w:val="22"/>
            <w:szCs w:val="22"/>
          </w:rPr>
          <w:t>ly-associated</w:t>
        </w:r>
      </w:ins>
      <w:r w:rsidRPr="002C24E7">
        <w:rPr>
          <w:rFonts w:ascii="Arial" w:hAnsi="Arial" w:cs="Arial"/>
          <w:color w:val="000000"/>
          <w:sz w:val="22"/>
          <w:szCs w:val="22"/>
        </w:rPr>
        <w:t xml:space="preserve"> </w:t>
      </w:r>
      <w:commentRangeStart w:id="92"/>
      <w:r w:rsidRPr="002C24E7">
        <w:rPr>
          <w:rFonts w:ascii="Arial" w:hAnsi="Arial" w:cs="Arial"/>
          <w:color w:val="000000"/>
          <w:sz w:val="22"/>
          <w:szCs w:val="22"/>
        </w:rPr>
        <w:t>loci</w:t>
      </w:r>
      <w:commentRangeEnd w:id="92"/>
      <w:r w:rsidR="00D36CD5">
        <w:rPr>
          <w:rStyle w:val="CommentReference"/>
          <w:rFonts w:asciiTheme="minorHAnsi" w:eastAsiaTheme="minorHAnsi" w:hAnsiTheme="minorHAnsi" w:cstheme="minorBidi"/>
        </w:rPr>
        <w:commentReference w:id="92"/>
      </w:r>
      <w:r w:rsidRPr="002C24E7">
        <w:rPr>
          <w:rFonts w:ascii="Arial" w:hAnsi="Arial" w:cs="Arial"/>
          <w:color w:val="000000"/>
          <w:sz w:val="22"/>
          <w:szCs w:val="22"/>
        </w:rPr>
        <w:t xml:space="preserve"> (&lt;20) </w:t>
      </w:r>
      <w:del w:id="93" w:author="Harpak, Arbel" w:date="2022-03-30T10:38:00Z">
        <w:r w:rsidRPr="002C24E7" w:rsidDel="00D36CD5">
          <w:rPr>
            <w:rFonts w:ascii="Arial" w:hAnsi="Arial" w:cs="Arial"/>
            <w:color w:val="000000"/>
            <w:sz w:val="22"/>
            <w:szCs w:val="22"/>
          </w:rPr>
          <w:delText xml:space="preserve">in </w:delText>
        </w:r>
      </w:del>
      <w:ins w:id="94" w:author="Harpak, Arbel" w:date="2022-03-30T10:38:00Z">
        <w:r w:rsidR="00D36CD5">
          <w:rPr>
            <w:rFonts w:ascii="Arial" w:hAnsi="Arial" w:cs="Arial"/>
            <w:color w:val="000000"/>
            <w:sz w:val="22"/>
            <w:szCs w:val="22"/>
          </w:rPr>
          <w:t>across</w:t>
        </w:r>
        <w:r w:rsidR="00D36CD5" w:rsidRPr="002C24E7">
          <w:rPr>
            <w:rFonts w:ascii="Arial" w:hAnsi="Arial" w:cs="Arial"/>
            <w:color w:val="000000"/>
            <w:sz w:val="22"/>
            <w:szCs w:val="22"/>
          </w:rPr>
          <w:t xml:space="preserve"> </w:t>
        </w:r>
      </w:ins>
      <w:r w:rsidRPr="002C24E7">
        <w:rPr>
          <w:rFonts w:ascii="Arial" w:hAnsi="Arial" w:cs="Arial"/>
          <w:color w:val="000000"/>
          <w:sz w:val="22"/>
          <w:szCs w:val="22"/>
        </w:rPr>
        <w:t xml:space="preserve">the 84 continuous traits they studied apart from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Considering </w:t>
      </w:r>
      <w:del w:id="95" w:author="Harpak, Arbel" w:date="2022-03-30T10:39:00Z">
        <w:r w:rsidRPr="002C24E7" w:rsidDel="00D36CD5">
          <w:rPr>
            <w:rFonts w:ascii="Arial" w:hAnsi="Arial" w:cs="Arial"/>
            <w:color w:val="000000"/>
            <w:sz w:val="22"/>
            <w:szCs w:val="22"/>
          </w:rPr>
          <w:delText xml:space="preserve">recent </w:delText>
        </w:r>
      </w:del>
      <w:ins w:id="96" w:author="Harpak, Arbel" w:date="2022-03-30T10:39:00Z">
        <w:r w:rsidR="00D36CD5">
          <w:rPr>
            <w:rFonts w:ascii="Arial" w:hAnsi="Arial" w:cs="Arial"/>
            <w:color w:val="000000"/>
            <w:sz w:val="22"/>
            <w:szCs w:val="22"/>
          </w:rPr>
          <w:t>the overwhelming</w:t>
        </w:r>
        <w:r w:rsidR="00D36CD5" w:rsidRPr="002C24E7">
          <w:rPr>
            <w:rFonts w:ascii="Arial" w:hAnsi="Arial" w:cs="Arial"/>
            <w:color w:val="000000"/>
            <w:sz w:val="22"/>
            <w:szCs w:val="22"/>
          </w:rPr>
          <w:t xml:space="preserve"> </w:t>
        </w:r>
      </w:ins>
      <w:r w:rsidRPr="002C24E7">
        <w:rPr>
          <w:rFonts w:ascii="Arial" w:hAnsi="Arial" w:cs="Arial"/>
          <w:color w:val="000000"/>
          <w:sz w:val="22"/>
          <w:szCs w:val="22"/>
        </w:rPr>
        <w:t xml:space="preserve">evidence on the vast polygenicity of additive </w:t>
      </w:r>
      <w:del w:id="97" w:author="Harpak, Arbel" w:date="2022-03-30T10:40:00Z">
        <w:r w:rsidRPr="002C24E7" w:rsidDel="00D36CD5">
          <w:rPr>
            <w:rFonts w:ascii="Arial" w:hAnsi="Arial" w:cs="Arial"/>
            <w:color w:val="000000"/>
            <w:sz w:val="22"/>
            <w:szCs w:val="22"/>
          </w:rPr>
          <w:delText xml:space="preserve">effects </w:delText>
        </w:r>
      </w:del>
      <w:ins w:id="98" w:author="Harpak, Arbel" w:date="2022-03-30T10:40:00Z">
        <w:r w:rsidR="00D36CD5">
          <w:rPr>
            <w:rFonts w:ascii="Arial" w:hAnsi="Arial" w:cs="Arial"/>
            <w:color w:val="000000"/>
            <w:sz w:val="22"/>
            <w:szCs w:val="22"/>
          </w:rPr>
          <w:t>genetic variation</w:t>
        </w:r>
        <w:r w:rsidR="00D36CD5" w:rsidRPr="002C24E7">
          <w:rPr>
            <w:rFonts w:ascii="Arial" w:hAnsi="Arial" w:cs="Arial"/>
            <w:color w:val="000000"/>
            <w:sz w:val="22"/>
            <w:szCs w:val="22"/>
          </w:rPr>
          <w:t xml:space="preserve"> </w:t>
        </w:r>
      </w:ins>
      <w:del w:id="99" w:author="Harpak, Arbel" w:date="2022-03-30T10:40:00Z">
        <w:r w:rsidRPr="002C24E7" w:rsidDel="00D36CD5">
          <w:rPr>
            <w:rFonts w:ascii="Arial" w:hAnsi="Arial" w:cs="Arial"/>
            <w:color w:val="000000"/>
            <w:sz w:val="22"/>
            <w:szCs w:val="22"/>
          </w:rPr>
          <w:delText xml:space="preserve">on </w:delText>
        </w:r>
      </w:del>
      <w:ins w:id="100" w:author="Harpak, Arbel" w:date="2022-03-30T10:40:00Z">
        <w:r w:rsidR="00D36CD5">
          <w:rPr>
            <w:rFonts w:ascii="Arial" w:hAnsi="Arial" w:cs="Arial"/>
            <w:color w:val="000000"/>
            <w:sz w:val="22"/>
            <w:szCs w:val="22"/>
          </w:rPr>
          <w:t>affecting</w:t>
        </w:r>
        <w:r w:rsidR="00D36CD5" w:rsidRPr="002C24E7">
          <w:rPr>
            <w:rFonts w:ascii="Arial" w:hAnsi="Arial" w:cs="Arial"/>
            <w:color w:val="000000"/>
            <w:sz w:val="22"/>
            <w:szCs w:val="22"/>
          </w:rPr>
          <w:t xml:space="preserve"> </w:t>
        </w:r>
      </w:ins>
      <w:r w:rsidRPr="002C24E7">
        <w:rPr>
          <w:rFonts w:ascii="Arial" w:hAnsi="Arial" w:cs="Arial"/>
          <w:color w:val="000000"/>
          <w:sz w:val="22"/>
          <w:szCs w:val="22"/>
        </w:rPr>
        <w:t xml:space="preserve">complex traits </w:t>
      </w:r>
      <w:sdt>
        <w:sdtPr>
          <w:rPr>
            <w:rFonts w:ascii="Arial" w:hAnsi="Arial" w:cs="Arial"/>
            <w:color w:val="000000"/>
            <w:sz w:val="20"/>
            <w:szCs w:val="20"/>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fSwiaXNUZW1wb3JhcnkiOmZhbHNlfV19"/>
          <w:id w:val="1093513852"/>
          <w:placeholder>
            <w:docPart w:val="DefaultPlaceholder_-1854013440"/>
          </w:placeholder>
        </w:sdtPr>
        <w:sdtEndPr/>
        <w:sdtContent>
          <w:r w:rsidR="003D7F7C" w:rsidRPr="00331361">
            <w:rPr>
              <w:rFonts w:ascii="Arial" w:hAnsi="Arial" w:cs="Arial"/>
              <w:sz w:val="22"/>
              <w:szCs w:val="22"/>
            </w:rPr>
            <w:t>(Boyle et al., 2017; Sella &amp; Barton, 2019; Shi et al., 2016)</w:t>
          </w:r>
        </w:sdtContent>
      </w:sdt>
      <w:r w:rsidR="00275E01">
        <w:rPr>
          <w:rFonts w:ascii="Arial" w:hAnsi="Arial" w:cs="Arial"/>
          <w:color w:val="000000"/>
          <w:sz w:val="22"/>
          <w:szCs w:val="22"/>
        </w:rPr>
        <w:t xml:space="preserve">, </w:t>
      </w:r>
      <w:r w:rsidRPr="002C24E7">
        <w:rPr>
          <w:rFonts w:ascii="Arial" w:hAnsi="Arial" w:cs="Arial"/>
          <w:color w:val="000000"/>
          <w:sz w:val="22"/>
          <w:szCs w:val="22"/>
        </w:rPr>
        <w:t xml:space="preserve">it stands to reason that a look beyond lead associations, through a polygenic prism, can aid in the characterization of non-additive effects (such as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as well. </w:t>
      </w:r>
    </w:p>
    <w:p w14:paraId="69A6290C" w14:textId="77777777" w:rsidR="00F97BCB" w:rsidRPr="002C24E7" w:rsidRDefault="00F97BCB" w:rsidP="002C24E7">
      <w:pPr>
        <w:spacing w:line="360" w:lineRule="auto"/>
        <w:rPr>
          <w:rFonts w:ascii="Arial" w:hAnsi="Arial" w:cs="Arial"/>
          <w:sz w:val="20"/>
          <w:szCs w:val="20"/>
        </w:rPr>
      </w:pPr>
    </w:p>
    <w:p w14:paraId="26819CF5" w14:textId="0C9ECB64" w:rsidR="00F97BCB" w:rsidRPr="002C24E7" w:rsidRDefault="00F97BCB" w:rsidP="004429DC">
      <w:pPr>
        <w:pStyle w:val="Heading2"/>
      </w:pPr>
      <w:r w:rsidRPr="002C24E7">
        <w:t xml:space="preserve">The limited scope of </w:t>
      </w:r>
      <w:r w:rsidR="001B5ED6" w:rsidRPr="002C24E7">
        <w:t>analyzing</w:t>
      </w:r>
      <w:r w:rsidRPr="002C24E7">
        <w:t xml:space="preserve"> </w:t>
      </w:r>
      <w:proofErr w:type="spellStart"/>
      <w:r w:rsidRPr="002C24E7">
        <w:t>GxSex</w:t>
      </w:r>
      <w:proofErr w:type="spellEnd"/>
      <w:r w:rsidRPr="002C24E7">
        <w:t xml:space="preserve"> via heritability differences and genetic correlations</w:t>
      </w:r>
    </w:p>
    <w:p w14:paraId="556F368C" w14:textId="3C63CC87" w:rsidR="00F97BCB" w:rsidRPr="0016602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We therefore turned to consider the polygenic nature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first, </w:t>
      </w:r>
      <w:ins w:id="101" w:author="Harpak, Arbel" w:date="2022-03-30T10:43:00Z">
        <w:r w:rsidR="001D4965">
          <w:rPr>
            <w:rFonts w:ascii="Arial" w:hAnsi="Arial" w:cs="Arial"/>
            <w:color w:val="000000"/>
            <w:sz w:val="22"/>
            <w:szCs w:val="22"/>
          </w:rPr>
          <w:t xml:space="preserve">by </w:t>
        </w:r>
      </w:ins>
      <w:r w:rsidRPr="002C24E7">
        <w:rPr>
          <w:rFonts w:ascii="Arial" w:hAnsi="Arial" w:cs="Arial"/>
          <w:color w:val="000000"/>
          <w:sz w:val="22"/>
          <w:szCs w:val="22"/>
        </w:rPr>
        <w:t xml:space="preserve">employing </w:t>
      </w:r>
      <w:del w:id="102" w:author="Harpak, Arbel" w:date="2022-03-30T10:43:00Z">
        <w:r w:rsidR="002C24E7" w:rsidRPr="002C24E7" w:rsidDel="001D4965">
          <w:rPr>
            <w:rFonts w:ascii="Arial" w:hAnsi="Arial" w:cs="Arial"/>
            <w:color w:val="000000"/>
            <w:sz w:val="22"/>
            <w:szCs w:val="22"/>
          </w:rPr>
          <w:delText xml:space="preserve">commonly </w:delText>
        </w:r>
      </w:del>
      <w:ins w:id="103" w:author="Harpak, Arbel" w:date="2022-03-30T10:43:00Z">
        <w:r w:rsidR="001D4965" w:rsidRPr="002C24E7">
          <w:rPr>
            <w:rFonts w:ascii="Arial" w:hAnsi="Arial" w:cs="Arial"/>
            <w:color w:val="000000"/>
            <w:sz w:val="22"/>
            <w:szCs w:val="22"/>
          </w:rPr>
          <w:t>commonly</w:t>
        </w:r>
        <w:r w:rsidR="001D4965">
          <w:rPr>
            <w:rFonts w:ascii="Arial" w:hAnsi="Arial" w:cs="Arial"/>
            <w:color w:val="000000"/>
            <w:sz w:val="22"/>
            <w:szCs w:val="22"/>
          </w:rPr>
          <w:t>-</w:t>
        </w:r>
      </w:ins>
      <w:r w:rsidR="002C24E7" w:rsidRPr="002C24E7">
        <w:rPr>
          <w:rFonts w:ascii="Arial" w:hAnsi="Arial" w:cs="Arial"/>
          <w:color w:val="000000"/>
          <w:sz w:val="22"/>
          <w:szCs w:val="22"/>
        </w:rPr>
        <w:t>used</w:t>
      </w:r>
      <w:r w:rsidRPr="002C24E7">
        <w:rPr>
          <w:rFonts w:ascii="Arial" w:hAnsi="Arial" w:cs="Arial"/>
          <w:color w:val="000000"/>
          <w:sz w:val="22"/>
          <w:szCs w:val="22"/>
        </w:rPr>
        <w:t xml:space="preserve"> approaches. We used LD Score Regression</w:t>
      </w:r>
      <w:r w:rsidR="00A916D8">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J9LCJpc1RlbXBvcmFyeSI6ZmFsc2V9XX0="/>
          <w:id w:val="1129592238"/>
          <w:placeholder>
            <w:docPart w:val="DefaultPlaceholder_-1854013440"/>
          </w:placeholder>
        </w:sdtPr>
        <w:sdtEndPr/>
        <w:sdtContent>
          <w:r w:rsidR="003D7F7C" w:rsidRPr="003D7F7C">
            <w:rPr>
              <w:rFonts w:ascii="Arial" w:hAnsi="Arial" w:cs="Arial"/>
              <w:color w:val="000000"/>
              <w:sz w:val="22"/>
              <w:szCs w:val="22"/>
            </w:rPr>
            <w:t xml:space="preserve">(B. </w:t>
          </w:r>
          <w:proofErr w:type="spellStart"/>
          <w:r w:rsidR="003D7F7C" w:rsidRPr="003D7F7C">
            <w:rPr>
              <w:rFonts w:ascii="Arial" w:hAnsi="Arial" w:cs="Arial"/>
              <w:color w:val="000000"/>
              <w:sz w:val="22"/>
              <w:szCs w:val="22"/>
            </w:rPr>
            <w:t>Bulik</w:t>
          </w:r>
          <w:proofErr w:type="spellEnd"/>
          <w:r w:rsidR="003D7F7C" w:rsidRPr="003D7F7C">
            <w:rPr>
              <w:rFonts w:ascii="Arial" w:hAnsi="Arial" w:cs="Arial"/>
              <w:color w:val="000000"/>
              <w:sz w:val="22"/>
              <w:szCs w:val="22"/>
            </w:rPr>
            <w:t xml:space="preserve">-Sullivan et al., 2015; B. K. </w:t>
          </w:r>
          <w:proofErr w:type="spellStart"/>
          <w:r w:rsidR="003D7F7C" w:rsidRPr="003D7F7C">
            <w:rPr>
              <w:rFonts w:ascii="Arial" w:hAnsi="Arial" w:cs="Arial"/>
              <w:color w:val="000000"/>
              <w:sz w:val="22"/>
              <w:szCs w:val="22"/>
            </w:rPr>
            <w:t>Bulik</w:t>
          </w:r>
          <w:proofErr w:type="spellEnd"/>
          <w:r w:rsidR="003D7F7C" w:rsidRPr="003D7F7C">
            <w:rPr>
              <w:rFonts w:ascii="Arial" w:hAnsi="Arial" w:cs="Arial"/>
              <w:color w:val="000000"/>
              <w:sz w:val="22"/>
              <w:szCs w:val="22"/>
            </w:rPr>
            <w:t>-Sullivan et al., 2015)</w:t>
          </w:r>
        </w:sdtContent>
      </w:sdt>
      <w:r w:rsidRPr="002C24E7">
        <w:rPr>
          <w:rFonts w:ascii="Arial" w:hAnsi="Arial" w:cs="Arial"/>
          <w:color w:val="000000"/>
          <w:sz w:val="22"/>
          <w:szCs w:val="22"/>
        </w:rPr>
        <w:t xml:space="preserve"> to estimate sex-specific SNP heritabilities </w:t>
      </w:r>
      <w:del w:id="104" w:author="Harpak, Arbel" w:date="2022-03-30T10:43:00Z">
        <w:r w:rsidRPr="002C24E7" w:rsidDel="001D4965">
          <w:rPr>
            <w:rFonts w:ascii="Arial" w:hAnsi="Arial" w:cs="Arial"/>
            <w:color w:val="000000"/>
            <w:sz w:val="22"/>
            <w:szCs w:val="22"/>
          </w:rPr>
          <w:delText>(</w:delText>
        </w:r>
      </w:del>
      <m:oMath>
        <m:sSup>
          <m:sSupPr>
            <m:ctrlPr>
              <w:del w:id="105" w:author="Harpak, Arbel" w:date="2022-03-30T10:43:00Z">
                <w:rPr>
                  <w:rFonts w:ascii="Cambria Math" w:hAnsi="Cambria Math" w:cs="Arial"/>
                  <w:i/>
                  <w:color w:val="000000"/>
                  <w:sz w:val="22"/>
                  <w:szCs w:val="22"/>
                </w:rPr>
              </w:del>
            </m:ctrlPr>
          </m:sSupPr>
          <m:e>
            <m:r>
              <w:del w:id="106" w:author="Harpak, Arbel" w:date="2022-03-30T10:43:00Z">
                <w:rPr>
                  <w:rFonts w:ascii="Cambria Math" w:hAnsi="Cambria Math" w:cs="Arial"/>
                  <w:color w:val="000000"/>
                  <w:sz w:val="22"/>
                  <w:szCs w:val="22"/>
                </w:rPr>
                <m:t>h</m:t>
              </w:del>
            </m:r>
          </m:e>
          <m:sup>
            <m:r>
              <w:del w:id="107" w:author="Harpak, Arbel" w:date="2022-03-30T10:43:00Z">
                <w:rPr>
                  <w:rFonts w:ascii="Cambria Math" w:hAnsi="Cambria Math" w:cs="Arial"/>
                  <w:color w:val="000000"/>
                  <w:sz w:val="22"/>
                  <w:szCs w:val="22"/>
                </w:rPr>
                <m:t>2</m:t>
              </w:del>
            </m:r>
          </m:sup>
        </m:sSup>
      </m:oMath>
      <w:del w:id="108" w:author="Harpak, Arbel" w:date="2022-03-30T10:43:00Z">
        <w:r w:rsidRPr="002C24E7" w:rsidDel="001D4965">
          <w:rPr>
            <w:rFonts w:ascii="Arial" w:hAnsi="Arial" w:cs="Arial"/>
            <w:color w:val="000000"/>
            <w:sz w:val="22"/>
            <w:szCs w:val="22"/>
          </w:rPr>
          <w:delText xml:space="preserve">) </w:delText>
        </w:r>
      </w:del>
      <w:r w:rsidRPr="002C24E7">
        <w:rPr>
          <w:rFonts w:ascii="Arial" w:hAnsi="Arial" w:cs="Arial"/>
          <w:color w:val="000000"/>
          <w:sz w:val="22"/>
          <w:szCs w:val="22"/>
        </w:rPr>
        <w:t xml:space="preserve">and the genetic correlation between the sexes for each trait. In most traits (17/27), males and females had a </w:t>
      </w:r>
      <w:r w:rsidRPr="002C24E7">
        <w:rPr>
          <w:rFonts w:ascii="Arial" w:hAnsi="Arial" w:cs="Arial"/>
          <w:color w:val="000000"/>
          <w:sz w:val="22"/>
          <w:szCs w:val="22"/>
        </w:rPr>
        <w:lastRenderedPageBreak/>
        <w:t>genetic correlation greater than 0.9. Testosterone had the lowest genetic correlation of 0.01, which suggests very little sharing of signals between males and females. </w:t>
      </w:r>
    </w:p>
    <w:p w14:paraId="268C8701" w14:textId="60EB13F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For the majority of traits (18/27), male and female heritabilities were both greater than the both-sex heritability. For instance, in arm-fat free mass (right), the heritability in the both-sex sample was 0.232 (</w:t>
      </w:r>
      <w:r w:rsidR="008D6094">
        <w:rPr>
          <w:rFonts w:ascii="Arial" w:hAnsi="Arial" w:cs="Arial"/>
          <w:color w:val="000000"/>
          <w:sz w:val="22"/>
          <w:szCs w:val="22"/>
        </w:rPr>
        <w:t>±</w:t>
      </w:r>
      <w:r w:rsidRPr="002C24E7">
        <w:rPr>
          <w:rFonts w:ascii="Arial" w:hAnsi="Arial" w:cs="Arial"/>
          <w:color w:val="000000"/>
          <w:sz w:val="22"/>
          <w:szCs w:val="22"/>
        </w:rPr>
        <w:t xml:space="preserve"> 0.009), while the heritabilities for male and female were 0.279 (</w:t>
      </w:r>
      <w:r w:rsidR="008D6094">
        <w:rPr>
          <w:rFonts w:ascii="Arial" w:hAnsi="Arial" w:cs="Arial"/>
          <w:color w:val="000000"/>
          <w:sz w:val="22"/>
          <w:szCs w:val="22"/>
        </w:rPr>
        <w:t>±</w:t>
      </w:r>
      <w:r w:rsidRPr="002C24E7">
        <w:rPr>
          <w:rFonts w:ascii="Arial" w:hAnsi="Arial" w:cs="Arial"/>
          <w:color w:val="000000"/>
          <w:sz w:val="22"/>
          <w:szCs w:val="22"/>
        </w:rPr>
        <w:t xml:space="preserve"> 0.012) and 0.255 (</w:t>
      </w:r>
      <w:r w:rsidR="008D6094">
        <w:rPr>
          <w:rFonts w:ascii="Arial" w:hAnsi="Arial" w:cs="Arial"/>
          <w:color w:val="000000"/>
          <w:sz w:val="22"/>
          <w:szCs w:val="22"/>
        </w:rPr>
        <w:t>±</w:t>
      </w:r>
      <w:r w:rsidRPr="002C24E7">
        <w:rPr>
          <w:rFonts w:ascii="Arial" w:hAnsi="Arial" w:cs="Arial"/>
          <w:color w:val="000000"/>
          <w:sz w:val="22"/>
          <w:szCs w:val="22"/>
        </w:rPr>
        <w:t xml:space="preserve"> 0.011), respectively. In particular,</w:t>
      </w:r>
      <w:r w:rsidR="002C24E7">
        <w:rPr>
          <w:rFonts w:ascii="Arial" w:hAnsi="Arial" w:cs="Arial"/>
          <w:color w:val="000000"/>
          <w:sz w:val="22"/>
          <w:szCs w:val="22"/>
        </w:rPr>
        <w:t xml:space="preserve"> </w:t>
      </w:r>
      <w:r w:rsidRPr="002C24E7">
        <w:rPr>
          <w:rFonts w:ascii="Arial" w:hAnsi="Arial" w:cs="Arial"/>
          <w:color w:val="000000"/>
          <w:sz w:val="22"/>
          <w:szCs w:val="22"/>
        </w:rPr>
        <w:t xml:space="preserve">all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heritabilities. </w:t>
      </w:r>
    </w:p>
    <w:p w14:paraId="78240BA6" w14:textId="77777777" w:rsidR="00F97BCB" w:rsidRPr="002C24E7" w:rsidRDefault="00F97BCB" w:rsidP="002C24E7">
      <w:pPr>
        <w:spacing w:line="360" w:lineRule="auto"/>
        <w:rPr>
          <w:rFonts w:ascii="Arial" w:hAnsi="Arial" w:cs="Arial"/>
          <w:sz w:val="20"/>
          <w:szCs w:val="20"/>
        </w:rPr>
      </w:pPr>
    </w:p>
    <w:p w14:paraId="19DFDACA" w14:textId="30B1AE9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commentRangeStart w:id="109"/>
      <w:r w:rsidRPr="002C24E7">
        <w:rPr>
          <w:rFonts w:ascii="Arial" w:hAnsi="Arial" w:cs="Arial"/>
          <w:noProof/>
          <w:color w:val="000000"/>
          <w:sz w:val="22"/>
          <w:szCs w:val="22"/>
          <w:bdr w:val="none" w:sz="0" w:space="0" w:color="auto" w:frame="1"/>
        </w:rPr>
        <w:drawing>
          <wp:inline distT="0" distB="0" distL="0" distR="0" wp14:anchorId="6D9344DD" wp14:editId="4B8E647B">
            <wp:extent cx="5943600" cy="28098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commentRangeEnd w:id="109"/>
      <w:r w:rsidR="001D4965">
        <w:rPr>
          <w:rStyle w:val="CommentReference"/>
          <w:rFonts w:asciiTheme="minorHAnsi" w:eastAsiaTheme="minorHAnsi" w:hAnsiTheme="minorHAnsi" w:cstheme="minorBidi"/>
        </w:rPr>
        <w:commentReference w:id="109"/>
      </w:r>
    </w:p>
    <w:p w14:paraId="3BD9380C" w14:textId="6AEFEC2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0"/>
          <w:szCs w:val="20"/>
        </w:rPr>
        <w:t xml:space="preserve">Table 1. Polygenic Models of </w:t>
      </w:r>
      <w:proofErr w:type="spellStart"/>
      <w:r w:rsidRPr="002C24E7">
        <w:rPr>
          <w:rFonts w:ascii="Arial" w:hAnsi="Arial" w:cs="Arial"/>
          <w:b/>
          <w:bCs/>
          <w:color w:val="000000"/>
          <w:sz w:val="20"/>
          <w:szCs w:val="20"/>
        </w:rPr>
        <w:t>GxSex</w:t>
      </w:r>
      <w:proofErr w:type="spellEnd"/>
      <w:r w:rsidRPr="002C24E7">
        <w:rPr>
          <w:rFonts w:ascii="Arial" w:hAnsi="Arial" w:cs="Arial"/>
          <w:b/>
          <w:bCs/>
          <w:color w:val="000000"/>
          <w:sz w:val="20"/>
          <w:szCs w:val="20"/>
        </w:rPr>
        <w:t>.</w:t>
      </w:r>
      <w:r w:rsidRPr="002C24E7">
        <w:rPr>
          <w:rFonts w:ascii="Arial" w:hAnsi="Arial" w:cs="Arial"/>
          <w:color w:val="000000"/>
          <w:sz w:val="20"/>
          <w:szCs w:val="20"/>
        </w:rPr>
        <w:t xml:space="preserve"> We examine different models of the nature of </w:t>
      </w:r>
      <w:proofErr w:type="spellStart"/>
      <w:r w:rsidRPr="002C24E7">
        <w:rPr>
          <w:rFonts w:ascii="Arial" w:hAnsi="Arial" w:cs="Arial"/>
          <w:color w:val="000000"/>
          <w:sz w:val="20"/>
          <w:szCs w:val="20"/>
        </w:rPr>
        <w:t>GxSex</w:t>
      </w:r>
      <w:proofErr w:type="spellEnd"/>
      <w:r w:rsidRPr="002C24E7">
        <w:rPr>
          <w:rFonts w:ascii="Arial" w:hAnsi="Arial" w:cs="Arial"/>
          <w:color w:val="000000"/>
          <w:sz w:val="20"/>
          <w:szCs w:val="20"/>
        </w:rPr>
        <w:t xml:space="preserve"> in complex traits that link to previous studies and motivations. Each model </w:t>
      </w:r>
      <w:del w:id="110" w:author="Harpak, Arbel" w:date="2022-03-30T10:45:00Z">
        <w:r w:rsidRPr="002C24E7" w:rsidDel="001D4965">
          <w:rPr>
            <w:rFonts w:ascii="Arial" w:hAnsi="Arial" w:cs="Arial"/>
            <w:color w:val="000000"/>
            <w:sz w:val="20"/>
            <w:szCs w:val="20"/>
          </w:rPr>
          <w:delText xml:space="preserve">points </w:delText>
        </w:r>
      </w:del>
      <w:ins w:id="111" w:author="Harpak, Arbel" w:date="2022-03-30T10:45:00Z">
        <w:r w:rsidR="001D4965">
          <w:rPr>
            <w:rFonts w:ascii="Arial" w:hAnsi="Arial" w:cs="Arial"/>
            <w:color w:val="000000"/>
            <w:sz w:val="20"/>
            <w:szCs w:val="20"/>
          </w:rPr>
          <w:t>leads</w:t>
        </w:r>
        <w:r w:rsidR="001D4965" w:rsidRPr="002C24E7">
          <w:rPr>
            <w:rFonts w:ascii="Arial" w:hAnsi="Arial" w:cs="Arial"/>
            <w:color w:val="000000"/>
            <w:sz w:val="20"/>
            <w:szCs w:val="20"/>
          </w:rPr>
          <w:t xml:space="preserve"> </w:t>
        </w:r>
      </w:ins>
      <w:r w:rsidRPr="002C24E7">
        <w:rPr>
          <w:rFonts w:ascii="Arial" w:hAnsi="Arial" w:cs="Arial"/>
          <w:color w:val="000000"/>
          <w:sz w:val="20"/>
          <w:szCs w:val="20"/>
        </w:rPr>
        <w:t xml:space="preserve">to different expectations from the analysis of heritability and genetic correlations (REFX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m:oMath>
        <m:sSubSup>
          <m:sSubSupPr>
            <m:ctrlPr>
              <w:ins w:id="112" w:author="Harpak, Arbel" w:date="2022-03-30T10:47:00Z">
                <w:rPr>
                  <w:rFonts w:ascii="Cambria Math" w:hAnsi="Cambria Math" w:cs="Arial"/>
                  <w:i/>
                  <w:color w:val="000000"/>
                  <w:sz w:val="20"/>
                  <w:szCs w:val="20"/>
                </w:rPr>
              </w:ins>
            </m:ctrlPr>
          </m:sSubSupPr>
          <m:e>
            <m:r>
              <w:ins w:id="113" w:author="Harpak, Arbel" w:date="2022-03-30T10:47:00Z">
                <w:rPr>
                  <w:rFonts w:ascii="Cambria Math" w:hAnsi="Cambria Math" w:cs="Arial"/>
                  <w:color w:val="000000"/>
                  <w:sz w:val="20"/>
                  <w:szCs w:val="20"/>
                </w:rPr>
                <m:t>h</m:t>
              </w:ins>
            </m:r>
          </m:e>
          <m:sub>
            <m:r>
              <w:ins w:id="114" w:author="Harpak, Arbel" w:date="2022-03-30T10:47:00Z">
                <w:rPr>
                  <w:rFonts w:ascii="Cambria Math" w:hAnsi="Cambria Math" w:cs="Arial"/>
                  <w:color w:val="000000"/>
                  <w:sz w:val="20"/>
                  <w:szCs w:val="20"/>
                </w:rPr>
                <m:t>m</m:t>
              </w:ins>
            </m:r>
          </m:sub>
          <m:sup>
            <m:r>
              <w:ins w:id="115" w:author="Harpak, Arbel" w:date="2022-03-30T10:47:00Z">
                <w:rPr>
                  <w:rFonts w:ascii="Cambria Math" w:hAnsi="Cambria Math" w:cs="Arial"/>
                  <w:color w:val="000000"/>
                  <w:sz w:val="20"/>
                  <w:szCs w:val="20"/>
                </w:rPr>
                <m:t>2</m:t>
              </w:ins>
            </m:r>
          </m:sup>
        </m:sSubSup>
      </m:oMath>
      <w:ins w:id="116" w:author="Harpak, Arbel" w:date="2022-03-30T10:49:00Z">
        <w:r w:rsidR="00F51B5D">
          <w:rPr>
            <w:rFonts w:ascii="Arial" w:hAnsi="Arial" w:cs="Arial"/>
            <w:color w:val="000000"/>
            <w:sz w:val="20"/>
            <w:szCs w:val="20"/>
          </w:rPr>
          <w:t xml:space="preserve">, </w:t>
        </w:r>
      </w:ins>
      <m:oMath>
        <m:sSubSup>
          <m:sSubSupPr>
            <m:ctrlPr>
              <w:ins w:id="117" w:author="Harpak, Arbel" w:date="2022-03-30T10:47:00Z">
                <w:rPr>
                  <w:rFonts w:ascii="Cambria Math" w:hAnsi="Cambria Math" w:cs="Arial"/>
                  <w:i/>
                  <w:color w:val="000000"/>
                  <w:sz w:val="20"/>
                  <w:szCs w:val="20"/>
                </w:rPr>
              </w:ins>
            </m:ctrlPr>
          </m:sSubSupPr>
          <m:e>
            <m:r>
              <w:ins w:id="118" w:author="Harpak, Arbel" w:date="2022-03-30T10:47:00Z">
                <w:rPr>
                  <w:rFonts w:ascii="Cambria Math" w:hAnsi="Cambria Math" w:cs="Arial"/>
                  <w:color w:val="000000"/>
                  <w:sz w:val="20"/>
                  <w:szCs w:val="20"/>
                </w:rPr>
                <m:t>h</m:t>
              </w:ins>
            </m:r>
          </m:e>
          <m:sub>
            <m:r>
              <w:ins w:id="119" w:author="Harpak, Arbel" w:date="2022-03-30T10:47:00Z">
                <w:rPr>
                  <w:rFonts w:ascii="Cambria Math" w:hAnsi="Cambria Math" w:cs="Arial"/>
                  <w:color w:val="000000"/>
                  <w:sz w:val="20"/>
                  <w:szCs w:val="20"/>
                </w:rPr>
                <m:t>f</m:t>
              </w:ins>
            </m:r>
          </m:sub>
          <m:sup>
            <m:r>
              <w:ins w:id="120" w:author="Harpak, Arbel" w:date="2022-03-30T10:47:00Z">
                <w:rPr>
                  <w:rFonts w:ascii="Cambria Math" w:hAnsi="Cambria Math" w:cs="Arial"/>
                  <w:color w:val="000000"/>
                  <w:sz w:val="20"/>
                  <w:szCs w:val="20"/>
                </w:rPr>
                <m:t>2</m:t>
              </w:ins>
            </m:r>
          </m:sup>
        </m:sSubSup>
      </m:oMath>
      <w:ins w:id="121" w:author="Harpak, Arbel" w:date="2022-03-30T10:49:00Z">
        <w:r w:rsidR="00F51B5D">
          <w:rPr>
            <w:rFonts w:ascii="Arial" w:hAnsi="Arial" w:cs="Arial"/>
            <w:color w:val="000000"/>
            <w:sz w:val="20"/>
            <w:szCs w:val="20"/>
          </w:rPr>
          <w:t xml:space="preserve"> and </w:t>
        </w:r>
      </w:ins>
      <m:oMath>
        <m:sSup>
          <m:sSupPr>
            <m:ctrlPr>
              <w:ins w:id="122" w:author="Harpak, Arbel" w:date="2022-03-30T10:49:00Z">
                <w:rPr>
                  <w:rFonts w:ascii="Cambria Math" w:hAnsi="Cambria Math" w:cs="Arial"/>
                  <w:i/>
                  <w:color w:val="000000"/>
                  <w:sz w:val="20"/>
                  <w:szCs w:val="20"/>
                </w:rPr>
              </w:ins>
            </m:ctrlPr>
          </m:sSupPr>
          <m:e>
            <m:r>
              <w:ins w:id="123" w:author="Harpak, Arbel" w:date="2022-03-30T10:49:00Z">
                <w:rPr>
                  <w:rFonts w:ascii="Cambria Math" w:hAnsi="Cambria Math" w:cs="Arial"/>
                  <w:color w:val="000000"/>
                  <w:sz w:val="20"/>
                  <w:szCs w:val="20"/>
                </w:rPr>
                <m:t>h</m:t>
              </w:ins>
            </m:r>
          </m:e>
          <m:sup>
            <m:r>
              <w:ins w:id="124" w:author="Harpak, Arbel" w:date="2022-03-30T10:49:00Z">
                <w:rPr>
                  <w:rFonts w:ascii="Cambria Math" w:hAnsi="Cambria Math" w:cs="Arial"/>
                  <w:color w:val="000000"/>
                  <w:sz w:val="20"/>
                  <w:szCs w:val="20"/>
                </w:rPr>
                <m:t>2</m:t>
              </w:ins>
            </m:r>
          </m:sup>
        </m:sSup>
      </m:oMath>
      <w:ins w:id="125" w:author="Harpak, Arbel" w:date="2022-03-30T10:49:00Z">
        <w:r w:rsidR="00F51B5D">
          <w:rPr>
            <w:rFonts w:ascii="Arial" w:hAnsi="Arial" w:cs="Arial"/>
            <w:color w:val="000000"/>
            <w:sz w:val="20"/>
            <w:szCs w:val="20"/>
          </w:rPr>
          <w:t xml:space="preserve"> </w:t>
        </w:r>
      </w:ins>
      <w:ins w:id="126" w:author="Harpak, Arbel" w:date="2022-03-30T10:48:00Z">
        <w:r w:rsidR="001D4965">
          <w:rPr>
            <w:rFonts w:ascii="Arial" w:hAnsi="Arial" w:cs="Arial"/>
            <w:color w:val="000000"/>
            <w:sz w:val="20"/>
            <w:szCs w:val="20"/>
          </w:rPr>
          <w:t>denote narrow sense heritabilities in males</w:t>
        </w:r>
      </w:ins>
      <w:ins w:id="127" w:author="Harpak, Arbel" w:date="2022-03-30T10:49:00Z">
        <w:r w:rsidR="00F51B5D">
          <w:rPr>
            <w:rFonts w:ascii="Arial" w:hAnsi="Arial" w:cs="Arial"/>
            <w:color w:val="000000"/>
            <w:sz w:val="20"/>
            <w:szCs w:val="20"/>
          </w:rPr>
          <w:t xml:space="preserve">, </w:t>
        </w:r>
      </w:ins>
      <w:ins w:id="128" w:author="Harpak, Arbel" w:date="2022-03-30T10:48:00Z">
        <w:r w:rsidR="001D4965">
          <w:rPr>
            <w:rFonts w:ascii="Arial" w:hAnsi="Arial" w:cs="Arial"/>
            <w:color w:val="000000"/>
            <w:sz w:val="20"/>
            <w:szCs w:val="20"/>
          </w:rPr>
          <w:t>females</w:t>
        </w:r>
      </w:ins>
      <w:ins w:id="129" w:author="Harpak, Arbel" w:date="2022-03-30T10:49:00Z">
        <w:r w:rsidR="00F51B5D">
          <w:rPr>
            <w:rFonts w:ascii="Arial" w:hAnsi="Arial" w:cs="Arial"/>
            <w:color w:val="000000"/>
            <w:sz w:val="20"/>
            <w:szCs w:val="20"/>
          </w:rPr>
          <w:t xml:space="preserve"> and a combined sample</w:t>
        </w:r>
      </w:ins>
      <w:ins w:id="130" w:author="Harpak, Arbel" w:date="2022-03-30T10:48:00Z">
        <w:r w:rsidR="001D4965">
          <w:rPr>
            <w:rFonts w:ascii="Arial" w:hAnsi="Arial" w:cs="Arial"/>
            <w:color w:val="000000"/>
            <w:sz w:val="20"/>
            <w:szCs w:val="20"/>
          </w:rPr>
          <w:t>, respectively.</w:t>
        </w:r>
      </w:ins>
    </w:p>
    <w:p w14:paraId="1747F4D6" w14:textId="77DE53F7"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3E886C5E" w14:textId="65FF7AD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 xml:space="preserve">Figure 2: Heritabilities and Genetic Correlations Cannot Fully Distinguish Models of </w:t>
      </w:r>
      <w:proofErr w:type="spellStart"/>
      <w:r w:rsidRPr="002C24E7">
        <w:rPr>
          <w:rFonts w:ascii="Arial" w:hAnsi="Arial" w:cs="Arial"/>
          <w:b/>
          <w:bCs/>
          <w:color w:val="000000"/>
          <w:sz w:val="18"/>
          <w:szCs w:val="18"/>
        </w:rPr>
        <w:t>GxSex</w:t>
      </w:r>
      <w:proofErr w:type="spellEnd"/>
      <w:r w:rsidRPr="002C24E7">
        <w:rPr>
          <w:rFonts w:ascii="Arial" w:hAnsi="Arial" w:cs="Arial"/>
          <w:b/>
          <w:bCs/>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18"/>
          <w:szCs w:val="18"/>
        </w:rPr>
        <w:t>(A)</w:t>
      </w:r>
      <w:r w:rsidRPr="002C24E7">
        <w:rPr>
          <w:rFonts w:ascii="Arial" w:hAnsi="Arial" w:cs="Arial"/>
          <w:color w:val="000000"/>
          <w:sz w:val="18"/>
          <w:szCs w:val="18"/>
        </w:rPr>
        <w:t xml:space="preserve"> </w:t>
      </w:r>
      <w:del w:id="131" w:author="Harpak, Arbel" w:date="2022-03-30T12:10:00Z">
        <w:r w:rsidRPr="002C24E7" w:rsidDel="00A2008C">
          <w:rPr>
            <w:rFonts w:ascii="Arial" w:hAnsi="Arial" w:cs="Arial"/>
            <w:color w:val="000000"/>
            <w:sz w:val="18"/>
            <w:szCs w:val="18"/>
          </w:rPr>
          <w:delText>The g</w:delText>
        </w:r>
      </w:del>
      <w:ins w:id="132" w:author="Harpak, Arbel" w:date="2022-03-30T12:10:00Z">
        <w:r w:rsidR="00A2008C">
          <w:rPr>
            <w:rFonts w:ascii="Arial" w:hAnsi="Arial" w:cs="Arial"/>
            <w:color w:val="000000"/>
            <w:sz w:val="18"/>
            <w:szCs w:val="18"/>
          </w:rPr>
          <w:t>G</w:t>
        </w:r>
      </w:ins>
      <w:r w:rsidRPr="002C24E7">
        <w:rPr>
          <w:rFonts w:ascii="Arial" w:hAnsi="Arial" w:cs="Arial"/>
          <w:color w:val="000000"/>
          <w:sz w:val="18"/>
          <w:szCs w:val="18"/>
        </w:rPr>
        <w:t>enetic correlation</w:t>
      </w:r>
      <w:ins w:id="133" w:author="Harpak, Arbel" w:date="2022-03-30T12:11:00Z">
        <w:r w:rsidR="00A2008C">
          <w:rPr>
            <w:rFonts w:ascii="Arial" w:hAnsi="Arial" w:cs="Arial"/>
            <w:color w:val="000000"/>
            <w:sz w:val="18"/>
            <w:szCs w:val="18"/>
          </w:rPr>
          <w:t>s</w:t>
        </w:r>
      </w:ins>
      <w:r w:rsidRPr="002C24E7">
        <w:rPr>
          <w:rFonts w:ascii="Arial" w:hAnsi="Arial" w:cs="Arial"/>
          <w:color w:val="000000"/>
          <w:sz w:val="18"/>
          <w:szCs w:val="18"/>
        </w:rPr>
        <w:t xml:space="preserve"> between the male and females</w:t>
      </w:r>
      <w:ins w:id="134" w:author="Harpak, Arbel" w:date="2022-03-30T12:11:00Z">
        <w:r w:rsidR="00A2008C">
          <w:rPr>
            <w:rFonts w:ascii="Arial" w:hAnsi="Arial" w:cs="Arial"/>
            <w:color w:val="000000"/>
            <w:sz w:val="18"/>
            <w:szCs w:val="18"/>
          </w:rPr>
          <w:t>, estimated using bi-variate LD Score R</w:t>
        </w:r>
      </w:ins>
      <w:ins w:id="135" w:author="Harpak, Arbel" w:date="2022-03-30T12:12:00Z">
        <w:r w:rsidR="00A2008C">
          <w:rPr>
            <w:rFonts w:ascii="Arial" w:hAnsi="Arial" w:cs="Arial"/>
            <w:color w:val="000000"/>
            <w:sz w:val="18"/>
            <w:szCs w:val="18"/>
          </w:rPr>
          <w:t>egression,</w:t>
        </w:r>
      </w:ins>
      <w:r w:rsidRPr="002C24E7">
        <w:rPr>
          <w:rFonts w:ascii="Arial" w:hAnsi="Arial" w:cs="Arial"/>
          <w:color w:val="000000"/>
          <w:sz w:val="18"/>
          <w:szCs w:val="18"/>
        </w:rPr>
        <w:t xml:space="preserve"> are shown in descending order. </w:t>
      </w:r>
      <w:r w:rsidRPr="002C24E7">
        <w:rPr>
          <w:rFonts w:ascii="Arial" w:hAnsi="Arial" w:cs="Arial"/>
          <w:b/>
          <w:bCs/>
          <w:color w:val="000000"/>
          <w:sz w:val="18"/>
          <w:szCs w:val="18"/>
        </w:rPr>
        <w:t>(B)</w:t>
      </w:r>
      <w:r w:rsidRPr="002C24E7">
        <w:rPr>
          <w:rFonts w:ascii="Arial" w:hAnsi="Arial" w:cs="Arial"/>
          <w:color w:val="000000"/>
          <w:sz w:val="18"/>
          <w:szCs w:val="18"/>
        </w:rPr>
        <w:t xml:space="preserve"> The x-axis represents the relative heritability, i.e. </w:t>
      </w:r>
      <w:r w:rsidR="00D07570" w:rsidRPr="002C24E7">
        <w:rPr>
          <w:rFonts w:ascii="Arial" w:hAnsi="Arial" w:cs="Arial"/>
          <w:color w:val="000000"/>
          <w:sz w:val="18"/>
          <w:szCs w:val="18"/>
        </w:rPr>
        <w:t xml:space="preserve">the </w:t>
      </w:r>
      <w:ins w:id="136" w:author="Harpak, Arbel" w:date="2022-03-30T12:11:00Z">
        <w:r w:rsidR="00A2008C">
          <w:rPr>
            <w:rFonts w:ascii="Arial" w:hAnsi="Arial" w:cs="Arial"/>
            <w:color w:val="000000"/>
            <w:sz w:val="18"/>
            <w:szCs w:val="18"/>
          </w:rPr>
          <w:t xml:space="preserve">SNP </w:t>
        </w:r>
      </w:ins>
      <w:r w:rsidR="00D07570" w:rsidRPr="002C24E7">
        <w:rPr>
          <w:rFonts w:ascii="Arial" w:hAnsi="Arial" w:cs="Arial"/>
          <w:color w:val="000000"/>
          <w:sz w:val="18"/>
          <w:szCs w:val="18"/>
        </w:rPr>
        <w:t>heritability</w:t>
      </w:r>
      <w:r w:rsidRPr="002C24E7">
        <w:rPr>
          <w:rFonts w:ascii="Arial" w:hAnsi="Arial" w:cs="Arial"/>
          <w:color w:val="000000"/>
          <w:sz w:val="18"/>
          <w:szCs w:val="18"/>
        </w:rPr>
        <w:t xml:space="preserve"> divided by the </w:t>
      </w:r>
      <w:ins w:id="137" w:author="Harpak, Arbel" w:date="2022-03-30T12:11:00Z">
        <w:r w:rsidR="00A2008C">
          <w:rPr>
            <w:rFonts w:ascii="Arial" w:hAnsi="Arial" w:cs="Arial"/>
            <w:color w:val="000000"/>
            <w:sz w:val="18"/>
            <w:szCs w:val="18"/>
          </w:rPr>
          <w:t xml:space="preserve">SNP </w:t>
        </w:r>
      </w:ins>
      <w:r w:rsidRPr="002C24E7">
        <w:rPr>
          <w:rFonts w:ascii="Arial" w:hAnsi="Arial" w:cs="Arial"/>
          <w:color w:val="000000"/>
          <w:sz w:val="18"/>
          <w:szCs w:val="18"/>
        </w:rPr>
        <w:t>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2C24E7">
      <w:pPr>
        <w:spacing w:line="360" w:lineRule="auto"/>
        <w:rPr>
          <w:rFonts w:ascii="Arial" w:hAnsi="Arial" w:cs="Arial"/>
          <w:sz w:val="20"/>
          <w:szCs w:val="20"/>
        </w:rPr>
      </w:pPr>
    </w:p>
    <w:p w14:paraId="54F2E140" w14:textId="2D8D588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 xml:space="preserve">In addition, we noticed a trend in which as </w:t>
      </w:r>
      <w:ins w:id="138" w:author="Harpak, Arbel" w:date="2022-03-30T12:14:00Z">
        <w:r w:rsidR="00A2008C">
          <w:rPr>
            <w:rFonts w:ascii="Arial" w:hAnsi="Arial" w:cs="Arial"/>
            <w:color w:val="000000"/>
            <w:sz w:val="22"/>
            <w:szCs w:val="22"/>
          </w:rPr>
          <w:t xml:space="preserve">genetic </w:t>
        </w:r>
      </w:ins>
      <w:r w:rsidRPr="002C24E7">
        <w:rPr>
          <w:rFonts w:ascii="Arial" w:hAnsi="Arial" w:cs="Arial"/>
          <w:color w:val="000000"/>
          <w:sz w:val="22"/>
          <w:szCs w:val="22"/>
        </w:rPr>
        <w:t>correlation decreased, the difference between the heritabilities of each sex relative to the both-sex heritability tended to increase (Pearson</w:t>
      </w:r>
      <w:r w:rsidR="006571F5">
        <w:rPr>
          <w:rFonts w:ascii="Arial" w:hAnsi="Arial" w:cs="Arial"/>
          <w:color w:val="000000"/>
          <w:sz w:val="22"/>
          <w:szCs w:val="22"/>
        </w:rPr>
        <w:t xml:space="preserve"> r=-0.88, </w:t>
      </w:r>
      <w:ins w:id="139" w:author="Harpak, Arbel" w:date="2022-03-30T12:16:00Z">
        <w:r w:rsidR="004F5F31">
          <w:rPr>
            <w:rFonts w:ascii="Arial" w:hAnsi="Arial" w:cs="Arial"/>
            <w:color w:val="000000"/>
            <w:sz w:val="22"/>
            <w:szCs w:val="22"/>
          </w:rPr>
          <w:t xml:space="preserve">paired t-test </w:t>
        </w:r>
      </w:ins>
      <w:r w:rsidR="006571F5">
        <w:rPr>
          <w:rFonts w:ascii="Arial" w:hAnsi="Arial" w:cs="Arial"/>
          <w:color w:val="000000"/>
          <w:sz w:val="22"/>
          <w:szCs w:val="22"/>
        </w:rPr>
        <w:t>p=10</w:t>
      </w:r>
      <w:r w:rsidR="006571F5"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REFX </w:t>
      </w:r>
      <w:r w:rsidRPr="002C24E7">
        <w:rPr>
          <w:rFonts w:ascii="Arial" w:hAnsi="Arial" w:cs="Arial"/>
          <w:b/>
          <w:bCs/>
          <w:color w:val="000000"/>
          <w:sz w:val="22"/>
          <w:szCs w:val="22"/>
        </w:rPr>
        <w:t>Fig. 2</w:t>
      </w:r>
      <w:r w:rsidRPr="002C24E7">
        <w:rPr>
          <w:rFonts w:ascii="Arial" w:hAnsi="Arial" w:cs="Arial"/>
          <w:color w:val="000000"/>
          <w:sz w:val="22"/>
          <w:szCs w:val="22"/>
        </w:rPr>
        <w:t xml:space="preserve">). However, several traits with genetic correlation above 0.9, such as diastolic blood pressure and arm fat free mass (left), also present relatively large heritability sex differences of </w:t>
      </w:r>
      <w:commentRangeStart w:id="140"/>
      <w:r w:rsidRPr="002C24E7">
        <w:rPr>
          <w:rFonts w:ascii="Arial" w:hAnsi="Arial" w:cs="Arial"/>
          <w:color w:val="000000"/>
          <w:sz w:val="22"/>
          <w:szCs w:val="22"/>
        </w:rPr>
        <w:t>5.2% and 3.4%</w:t>
      </w:r>
      <w:commentRangeEnd w:id="140"/>
      <w:r w:rsidR="004F5F31">
        <w:rPr>
          <w:rStyle w:val="CommentReference"/>
          <w:rFonts w:asciiTheme="minorHAnsi" w:eastAsiaTheme="minorHAnsi" w:hAnsiTheme="minorHAnsi" w:cstheme="minorBidi"/>
        </w:rPr>
        <w:commentReference w:id="140"/>
      </w:r>
      <w:r w:rsidRPr="002C24E7">
        <w:rPr>
          <w:rFonts w:ascii="Arial" w:hAnsi="Arial" w:cs="Arial"/>
          <w:color w:val="000000"/>
          <w:sz w:val="22"/>
          <w:szCs w:val="22"/>
        </w:rPr>
        <w:t xml:space="preserve">, respectively. Such discrepancies are incompatible with a model of pervasive uncorrelated genetic effects driving sex-specific genetic contributions to variation in the trait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2C24E7">
        <w:rPr>
          <w:rFonts w:ascii="Arial" w:hAnsi="Arial" w:cs="Arial"/>
          <w:color w:val="000000"/>
          <w:sz w:val="22"/>
          <w:szCs w:val="22"/>
        </w:rPr>
        <w:t xml:space="preserve"> within each sex, </w:t>
      </w:r>
    </w:p>
    <w:p w14:paraId="296B12EB" w14:textId="01174FA8" w:rsidR="00F97BCB" w:rsidRPr="002C24E7" w:rsidRDefault="00F97BCB" w:rsidP="004F5F31">
      <w:pPr>
        <w:pStyle w:val="NormalWeb"/>
        <w:spacing w:before="0" w:beforeAutospacing="0" w:after="0" w:afterAutospacing="0" w:line="360" w:lineRule="auto"/>
        <w:rPr>
          <w:rFonts w:ascii="Arial" w:hAnsi="Arial" w:cs="Arial"/>
          <w:sz w:val="22"/>
          <w:szCs w:val="22"/>
        </w:rPr>
        <w:pPrChange w:id="141" w:author="Harpak, Arbel" w:date="2022-03-30T12:18:00Z">
          <w:pPr>
            <w:pStyle w:val="NormalWeb"/>
            <w:spacing w:before="0" w:beforeAutospacing="0" w:after="0" w:afterAutospacing="0" w:line="360" w:lineRule="auto"/>
            <w:jc w:val="center"/>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4D31EB4" w14:textId="77777777" w:rsidTr="007937B8">
        <w:tc>
          <w:tcPr>
            <w:tcW w:w="8815" w:type="dxa"/>
          </w:tcPr>
          <w:p w14:paraId="1AF550DE" w14:textId="151C7DEB" w:rsidR="00D07570" w:rsidRDefault="00D07570" w:rsidP="00D07570">
            <w:pPr>
              <w:spacing w:line="360" w:lineRule="auto"/>
              <w:jc w:val="center"/>
              <w:rPr>
                <w:rFonts w:ascii="Arial" w:hAnsi="Arial"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ascii="Arial" w:eastAsiaTheme="minorEastAsia" w:hAnsi="Arial" w:cs="Arial"/>
              </w:rPr>
              <w:t>,</w:t>
            </w:r>
          </w:p>
        </w:tc>
        <w:tc>
          <w:tcPr>
            <w:tcW w:w="535" w:type="dxa"/>
          </w:tcPr>
          <w:p w14:paraId="502C0BF2" w14:textId="76FE4EA8" w:rsidR="00D07570" w:rsidRPr="008D0E34" w:rsidRDefault="00D07570" w:rsidP="00172A3A">
            <w:pPr>
              <w:spacing w:line="360" w:lineRule="auto"/>
              <w:jc w:val="right"/>
              <w:rPr>
                <w:rFonts w:ascii="Arial" w:hAnsi="Arial" w:cs="Arial"/>
              </w:rPr>
            </w:pPr>
            <w:r w:rsidRPr="008D0E34">
              <w:rPr>
                <w:rFonts w:ascii="Arial" w:hAnsi="Arial" w:cs="Arial"/>
              </w:rPr>
              <w:t>(1)</w:t>
            </w:r>
          </w:p>
        </w:tc>
      </w:tr>
    </w:tbl>
    <w:p w14:paraId="0BC177EC" w14:textId="77777777" w:rsidR="00F97BCB" w:rsidRPr="002C24E7" w:rsidRDefault="00F97BCB" w:rsidP="002C24E7">
      <w:pPr>
        <w:spacing w:line="360" w:lineRule="auto"/>
        <w:rPr>
          <w:rFonts w:ascii="Arial" w:hAnsi="Arial" w:cs="Arial"/>
          <w:sz w:val="20"/>
          <w:szCs w:val="20"/>
        </w:rPr>
      </w:pPr>
    </w:p>
    <w:p w14:paraId="18225534" w14:textId="784CBB2C"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represent the trait value, additive polygenic </w:t>
      </w:r>
      <w:r w:rsidR="006571F5" w:rsidRPr="002C24E7">
        <w:rPr>
          <w:rFonts w:ascii="Arial" w:hAnsi="Arial" w:cs="Arial"/>
          <w:color w:val="000000"/>
          <w:sz w:val="22"/>
          <w:szCs w:val="22"/>
        </w:rPr>
        <w:t>effect,</w:t>
      </w:r>
      <w:r w:rsidRPr="002C24E7">
        <w:rPr>
          <w:rFonts w:ascii="Arial" w:hAnsi="Arial" w:cs="Arial"/>
          <w:color w:val="000000"/>
          <w:sz w:val="22"/>
          <w:szCs w:val="22"/>
        </w:rPr>
        <w:t xml:space="preserve"> and environmental effect (including all non-genetic context aside from sex) in sex </w:t>
      </w:r>
      <m:oMath>
        <m:r>
          <w:rPr>
            <w:rFonts w:ascii="Cambria Math" w:hAnsi="Cambria Math" w:cs="Arial"/>
            <w:color w:val="000000"/>
            <w:sz w:val="22"/>
            <w:szCs w:val="22"/>
          </w:rPr>
          <m:t>z</m:t>
        </m:r>
      </m:oMath>
      <w:r w:rsidRPr="002C24E7">
        <w:rPr>
          <w:rFonts w:ascii="Arial" w:hAnsi="Arial" w:cs="Arial"/>
          <w:color w:val="000000"/>
          <w:sz w:val="22"/>
          <w:szCs w:val="22"/>
        </w:rPr>
        <w:t xml:space="preserve">, respectively. Under this model, the sex-specific heritability </w:t>
      </w:r>
      <m:oMath>
        <m:sSubSup>
          <m:sSubSupPr>
            <m:ctrlPr>
              <w:ins w:id="142" w:author="Harpak, Arbel" w:date="2022-03-30T12:18:00Z">
                <w:rPr>
                  <w:rFonts w:ascii="Cambria Math" w:hAnsi="Cambria Math" w:cs="Arial"/>
                  <w:i/>
                  <w:color w:val="000000"/>
                  <w:sz w:val="22"/>
                  <w:szCs w:val="22"/>
                </w:rPr>
              </w:ins>
            </m:ctrlPr>
          </m:sSubSupPr>
          <m:e>
            <m:r>
              <w:rPr>
                <w:rFonts w:ascii="Cambria Math" w:hAnsi="Cambria Math" w:cs="Arial"/>
                <w:color w:val="000000"/>
                <w:sz w:val="22"/>
                <w:szCs w:val="22"/>
              </w:rPr>
              <m:t>h</m:t>
            </m:r>
          </m:e>
          <m:sub>
            <m:r>
              <w:ins w:id="143" w:author="Harpak, Arbel" w:date="2022-03-30T12:18:00Z">
                <w:rPr>
                  <w:rFonts w:ascii="Cambria Math" w:hAnsi="Cambria Math" w:cs="Arial"/>
                  <w:color w:val="000000"/>
                  <w:sz w:val="22"/>
                  <w:szCs w:val="22"/>
                </w:rPr>
                <m:t>z</m:t>
              </w:ins>
            </m:r>
          </m:sub>
          <m:sup>
            <m:r>
              <w:ins w:id="144" w:author="Harpak, Arbel" w:date="2022-03-30T12:18:00Z">
                <w:rPr>
                  <w:rFonts w:ascii="Cambria Math" w:hAnsi="Cambria Math" w:cs="Arial"/>
                  <w:color w:val="000000"/>
                  <w:sz w:val="22"/>
                  <w:szCs w:val="22"/>
                </w:rPr>
                <m:t>2</m:t>
              </w:ins>
            </m:r>
          </m:sup>
        </m:sSubSup>
        <m:r>
          <w:del w:id="145" w:author="Harpak, Arbel" w:date="2022-03-30T12:18:00Z">
            <w:rPr>
              <w:rFonts w:ascii="Cambria Math" w:hAnsi="Cambria Math" w:cs="Arial"/>
              <w:color w:val="000000"/>
              <w:sz w:val="22"/>
              <w:szCs w:val="22"/>
            </w:rPr>
            <m:t>z</m:t>
          </w:del>
        </m:r>
      </m:oMath>
      <w:r w:rsidRPr="002C24E7">
        <w:rPr>
          <w:rFonts w:ascii="Arial" w:hAnsi="Arial" w:cs="Arial"/>
          <w:color w:val="000000"/>
          <w:sz w:val="22"/>
          <w:szCs w:val="22"/>
        </w:rPr>
        <w:t xml:space="preserve"> is</w:t>
      </w:r>
    </w:p>
    <w:p w14:paraId="3AE5E494" w14:textId="77777777" w:rsidR="00D07570" w:rsidRPr="002C24E7" w:rsidRDefault="00D07570"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9A20F37" w14:textId="77777777" w:rsidTr="007937B8">
        <w:tc>
          <w:tcPr>
            <w:tcW w:w="8815" w:type="dxa"/>
          </w:tcPr>
          <w:p w14:paraId="354A8126" w14:textId="0D8E65F5" w:rsidR="00D07570" w:rsidRDefault="0097211F" w:rsidP="007F55B5">
            <w:pPr>
              <w:spacing w:line="360" w:lineRule="auto"/>
              <w:jc w:val="center"/>
              <w:rPr>
                <w:rFonts w:ascii="Arial" w:hAnsi="Arial"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06496B32" w14:textId="6D3F7C9B" w:rsidR="00D07570" w:rsidRDefault="00D07570" w:rsidP="00172A3A">
            <w:pPr>
              <w:spacing w:line="360" w:lineRule="auto"/>
              <w:jc w:val="right"/>
              <w:rPr>
                <w:rFonts w:ascii="Arial" w:hAnsi="Arial" w:cs="Arial"/>
                <w:sz w:val="20"/>
                <w:szCs w:val="20"/>
              </w:rPr>
            </w:pPr>
            <w:r w:rsidRPr="008D0E34">
              <w:rPr>
                <w:rFonts w:ascii="Arial" w:hAnsi="Arial" w:cs="Arial"/>
              </w:rPr>
              <w:t>(2)</w:t>
            </w:r>
          </w:p>
        </w:tc>
      </w:tr>
    </w:tbl>
    <w:p w14:paraId="00D5916A" w14:textId="77777777" w:rsidR="008D0E34" w:rsidRDefault="008D0E34" w:rsidP="002C24E7">
      <w:pPr>
        <w:pStyle w:val="NormalWeb"/>
        <w:spacing w:before="0" w:beforeAutospacing="0" w:after="0" w:afterAutospacing="0" w:line="360" w:lineRule="auto"/>
        <w:jc w:val="both"/>
        <w:rPr>
          <w:rFonts w:ascii="Arial" w:hAnsi="Arial" w:cs="Arial"/>
          <w:color w:val="000000"/>
          <w:sz w:val="22"/>
          <w:szCs w:val="22"/>
        </w:rPr>
      </w:pPr>
    </w:p>
    <w:p w14:paraId="6E2614EE" w14:textId="46648264" w:rsidR="00F97BCB" w:rsidRPr="002C24E7" w:rsidDel="00B73F37" w:rsidRDefault="00F97BCB" w:rsidP="00B73F37">
      <w:pPr>
        <w:pStyle w:val="NormalWeb"/>
        <w:spacing w:before="0" w:beforeAutospacing="0" w:after="0" w:afterAutospacing="0" w:line="360" w:lineRule="auto"/>
        <w:jc w:val="both"/>
        <w:rPr>
          <w:del w:id="146" w:author="Harpak, Arbel" w:date="2022-03-30T12:24:00Z"/>
          <w:rFonts w:ascii="Arial" w:hAnsi="Arial" w:cs="Arial"/>
          <w:sz w:val="22"/>
          <w:szCs w:val="22"/>
        </w:rPr>
      </w:pPr>
      <w:r w:rsidRPr="002C24E7">
        <w:rPr>
          <w:rFonts w:ascii="Arial" w:hAnsi="Arial" w:cs="Arial"/>
          <w:color w:val="000000"/>
          <w:sz w:val="22"/>
          <w:szCs w:val="22"/>
        </w:rPr>
        <w:t xml:space="preserve">and </w:t>
      </w:r>
      <w:r w:rsidR="00172A3A" w:rsidRPr="002C24E7">
        <w:rPr>
          <w:rFonts w:ascii="Arial" w:hAnsi="Arial" w:cs="Arial"/>
          <w:color w:val="000000"/>
          <w:sz w:val="22"/>
          <w:szCs w:val="22"/>
        </w:rPr>
        <w:t>therefore,</w:t>
      </w:r>
      <w:r w:rsidRPr="002C24E7">
        <w:rPr>
          <w:rFonts w:ascii="Arial" w:hAnsi="Arial" w:cs="Arial"/>
          <w:color w:val="000000"/>
          <w:sz w:val="22"/>
          <w:szCs w:val="22"/>
        </w:rPr>
        <w:t xml:space="preserve"> sex differences in heritability may be due to sex differences in genetic variance, environmental </w:t>
      </w:r>
      <w:r w:rsidR="006571F5" w:rsidRPr="002C24E7">
        <w:rPr>
          <w:rFonts w:ascii="Arial" w:hAnsi="Arial" w:cs="Arial"/>
          <w:color w:val="000000"/>
          <w:sz w:val="22"/>
          <w:szCs w:val="22"/>
        </w:rPr>
        <w:t>variance,</w:t>
      </w:r>
      <w:r w:rsidRPr="002C24E7">
        <w:rPr>
          <w:rFonts w:ascii="Arial" w:hAnsi="Arial" w:cs="Arial"/>
          <w:color w:val="000000"/>
          <w:sz w:val="22"/>
          <w:szCs w:val="22"/>
        </w:rPr>
        <w:t xml:space="preserve"> or a combination of the two. If genetic effects are similar, differences in environmental variance alone may explain heritability differences entirely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first model). But </w:t>
      </w:r>
      <w:ins w:id="147" w:author="Harpak, Arbel" w:date="2022-03-30T12:24:00Z">
        <w:r w:rsidR="00B73F37">
          <w:rPr>
            <w:rFonts w:ascii="Arial" w:hAnsi="Arial" w:cs="Arial"/>
            <w:color w:val="000000"/>
            <w:sz w:val="22"/>
            <w:szCs w:val="22"/>
          </w:rPr>
          <w:t xml:space="preserve">as we show in the </w:t>
        </w:r>
        <w:r w:rsidR="00B73F37">
          <w:rPr>
            <w:rFonts w:ascii="Arial" w:hAnsi="Arial" w:cs="Arial"/>
            <w:b/>
            <w:bCs/>
            <w:color w:val="000000"/>
            <w:sz w:val="22"/>
            <w:szCs w:val="22"/>
          </w:rPr>
          <w:t xml:space="preserve">Methods </w:t>
        </w:r>
      </w:ins>
      <w:ins w:id="148" w:author="Harpak, Arbel" w:date="2022-03-30T12:25:00Z">
        <w:r w:rsidR="00B73F37">
          <w:rPr>
            <w:rFonts w:ascii="Arial" w:hAnsi="Arial" w:cs="Arial"/>
            <w:color w:val="000000"/>
            <w:sz w:val="22"/>
            <w:szCs w:val="22"/>
          </w:rPr>
          <w:t xml:space="preserve">section. </w:t>
        </w:r>
      </w:ins>
      <w:r w:rsidRPr="002C24E7">
        <w:rPr>
          <w:rFonts w:ascii="Arial" w:hAnsi="Arial" w:cs="Arial"/>
          <w:color w:val="000000"/>
          <w:sz w:val="22"/>
          <w:szCs w:val="22"/>
        </w:rPr>
        <w:t>under such a model, the heritability in the combined sample cannot be smaller than both sex-specific heritabilities</w:t>
      </w:r>
      <w:del w:id="149" w:author="Harpak, Arbel" w:date="2022-03-30T12:25:00Z">
        <w:r w:rsidRPr="002C24E7" w:rsidDel="00B73F37">
          <w:rPr>
            <w:rFonts w:ascii="Arial" w:hAnsi="Arial" w:cs="Arial"/>
            <w:color w:val="000000"/>
            <w:sz w:val="22"/>
            <w:szCs w:val="22"/>
          </w:rPr>
          <w:delText xml:space="preserve"> (REFX </w:delText>
        </w:r>
        <w:r w:rsidRPr="002C24E7" w:rsidDel="00B73F37">
          <w:rPr>
            <w:rFonts w:ascii="Arial" w:hAnsi="Arial" w:cs="Arial"/>
            <w:b/>
            <w:bCs/>
            <w:color w:val="000000"/>
            <w:sz w:val="22"/>
            <w:szCs w:val="22"/>
          </w:rPr>
          <w:delText>Methods</w:delText>
        </w:r>
        <w:r w:rsidRPr="002C24E7" w:rsidDel="00B73F37">
          <w:rPr>
            <w:rFonts w:ascii="Arial" w:hAnsi="Arial" w:cs="Arial"/>
            <w:color w:val="000000"/>
            <w:sz w:val="22"/>
            <w:szCs w:val="22"/>
          </w:rPr>
          <w:delText>)</w:delText>
        </w:r>
      </w:del>
      <w:r w:rsidR="00B73F37">
        <w:rPr>
          <w:rFonts w:ascii="Arial" w:hAnsi="Arial" w:cs="Arial"/>
          <w:color w:val="000000"/>
          <w:sz w:val="22"/>
          <w:szCs w:val="22"/>
        </w:rPr>
        <w:t>.</w:t>
      </w:r>
      <w:ins w:id="150" w:author="Harpak, Arbel" w:date="2022-03-30T12:24:00Z">
        <w:r w:rsidR="00B73F37" w:rsidRPr="002C24E7" w:rsidDel="00B73F37">
          <w:rPr>
            <w:rFonts w:ascii="Arial" w:hAnsi="Arial" w:cs="Arial"/>
            <w:sz w:val="22"/>
            <w:szCs w:val="22"/>
          </w:rPr>
          <w:t xml:space="preserve"> </w:t>
        </w:r>
      </w:ins>
    </w:p>
    <w:p w14:paraId="45FDF1A9" w14:textId="651D0A35" w:rsidR="00F97BCB" w:rsidDel="00B73F37" w:rsidRDefault="00F97BCB" w:rsidP="00B73F37">
      <w:pPr>
        <w:pStyle w:val="NormalWeb"/>
        <w:spacing w:before="0" w:beforeAutospacing="0" w:after="0" w:afterAutospacing="0" w:line="360" w:lineRule="auto"/>
        <w:jc w:val="both"/>
        <w:rPr>
          <w:del w:id="151" w:author="Harpak, Arbel" w:date="2022-03-30T12:24:00Z"/>
          <w:rFonts w:ascii="Arial" w:hAnsi="Arial" w:cs="Arial"/>
          <w:sz w:val="20"/>
          <w:szCs w:val="20"/>
        </w:rPr>
        <w:pPrChange w:id="152" w:author="Harpak, Arbel" w:date="2022-03-30T12:24:00Z">
          <w:pPr>
            <w:spacing w:line="360" w:lineRule="auto"/>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72A3A" w:rsidRPr="008D0E34" w:rsidDel="00B73F37" w14:paraId="462BFA99" w14:textId="3B9EA1F9" w:rsidTr="007937B8">
        <w:trPr>
          <w:del w:id="153" w:author="Harpak, Arbel" w:date="2022-03-30T12:24:00Z"/>
        </w:trPr>
        <w:tc>
          <w:tcPr>
            <w:tcW w:w="8815" w:type="dxa"/>
          </w:tcPr>
          <w:p w14:paraId="16ECF841" w14:textId="4119B1B2" w:rsidR="00172A3A" w:rsidRPr="00FC4A14" w:rsidDel="00B73F37" w:rsidRDefault="00FC4A14" w:rsidP="00B73F37">
            <w:pPr>
              <w:pStyle w:val="NormalWeb"/>
              <w:spacing w:before="0" w:beforeAutospacing="0" w:after="0" w:afterAutospacing="0" w:line="360" w:lineRule="auto"/>
              <w:jc w:val="both"/>
              <w:rPr>
                <w:del w:id="154" w:author="Harpak, Arbel" w:date="2022-03-30T12:24:00Z"/>
                <w:rFonts w:ascii="Arial" w:hAnsi="Arial" w:cs="Arial"/>
                <w:i/>
                <w:sz w:val="20"/>
                <w:szCs w:val="20"/>
              </w:rPr>
              <w:pPrChange w:id="155" w:author="Harpak, Arbel" w:date="2022-03-30T12:24:00Z">
                <w:pPr>
                  <w:spacing w:line="360" w:lineRule="auto"/>
                  <w:jc w:val="center"/>
                </w:pPr>
              </w:pPrChange>
            </w:pPr>
            <m:oMathPara>
              <m:oMath>
                <m:r>
                  <w:del w:id="156" w:author="Harpak, Arbel" w:date="2022-03-30T12:24:00Z">
                    <w:rPr>
                      <w:rFonts w:ascii="Cambria Math" w:hAnsi="Cambria Math" w:cs="Arial"/>
                      <w:sz w:val="20"/>
                      <w:szCs w:val="20"/>
                    </w:rPr>
                    <m:t>E=</m:t>
                  </w:del>
                </m:r>
                <m:r>
                  <w:del w:id="157" w:author="Harpak, Arbel" w:date="2022-03-30T12:24:00Z">
                    <m:rPr>
                      <m:scr m:val="double-struck"/>
                    </m:rPr>
                    <w:rPr>
                      <w:rFonts w:ascii="Cambria Math" w:hAnsi="Cambria Math" w:cs="Cambria Math"/>
                      <w:color w:val="000000"/>
                    </w:rPr>
                    <m:t>1</m:t>
                  </w:del>
                </m:r>
                <m:d>
                  <m:dPr>
                    <m:begChr m:val="{"/>
                    <m:endChr m:val="}"/>
                    <m:ctrlPr>
                      <w:del w:id="158" w:author="Harpak, Arbel" w:date="2022-03-30T12:24:00Z">
                        <w:rPr>
                          <w:rFonts w:ascii="Cambria Math" w:hAnsi="Cambria Math" w:cs="Cambria Math"/>
                          <w:i/>
                          <w:color w:val="000000"/>
                        </w:rPr>
                      </w:del>
                    </m:ctrlPr>
                  </m:dPr>
                  <m:e>
                    <m:r>
                      <w:del w:id="159" w:author="Harpak, Arbel" w:date="2022-03-30T12:24:00Z">
                        <w:rPr>
                          <w:rFonts w:ascii="Cambria Math" w:hAnsi="Cambria Math" w:cs="Cambria Math"/>
                          <w:color w:val="000000"/>
                        </w:rPr>
                        <m:t>S=male</m:t>
                      </w:del>
                    </m:r>
                  </m:e>
                </m:d>
                <m:r>
                  <w:del w:id="160" w:author="Harpak, Arbel" w:date="2022-03-30T12:24:00Z">
                    <w:rPr>
                      <w:rFonts w:ascii="Cambria Math" w:hAnsi="Cambria Math" w:cs="Cambria Math"/>
                      <w:color w:val="000000"/>
                    </w:rPr>
                    <m:t>E</m:t>
                  </w:del>
                </m:r>
                <m:d>
                  <m:dPr>
                    <m:begChr m:val="|"/>
                    <m:endChr m:val="|"/>
                    <m:ctrlPr>
                      <w:del w:id="161" w:author="Harpak, Arbel" w:date="2022-03-30T12:24:00Z">
                        <w:rPr>
                          <w:rFonts w:ascii="Cambria Math" w:hAnsi="Cambria Math" w:cs="Cambria Math"/>
                          <w:i/>
                          <w:color w:val="000000"/>
                        </w:rPr>
                      </w:del>
                    </m:ctrlPr>
                  </m:dPr>
                  <m:e>
                    <m:r>
                      <w:del w:id="162" w:author="Harpak, Arbel" w:date="2022-03-30T12:24:00Z">
                        <w:rPr>
                          <w:rFonts w:ascii="Cambria Math" w:hAnsi="Cambria Math" w:cs="Cambria Math"/>
                          <w:color w:val="000000"/>
                        </w:rPr>
                        <m:t>S=male+</m:t>
                      </w:del>
                    </m:r>
                    <m:d>
                      <m:dPr>
                        <m:ctrlPr>
                          <w:del w:id="163" w:author="Harpak, Arbel" w:date="2022-03-30T12:24:00Z">
                            <w:rPr>
                              <w:rFonts w:ascii="Cambria Math" w:hAnsi="Cambria Math" w:cs="Cambria Math"/>
                              <w:i/>
                              <w:color w:val="000000"/>
                            </w:rPr>
                          </w:del>
                        </m:ctrlPr>
                      </m:dPr>
                      <m:e>
                        <m:r>
                          <w:del w:id="164" w:author="Harpak, Arbel" w:date="2022-03-30T12:24:00Z">
                            <w:rPr>
                              <w:rFonts w:ascii="Cambria Math" w:hAnsi="Cambria Math" w:cs="Cambria Math"/>
                              <w:color w:val="000000"/>
                            </w:rPr>
                            <m:t>1-</m:t>
                          </w:del>
                        </m:r>
                        <m:r>
                          <w:del w:id="165" w:author="Harpak, Arbel" w:date="2022-03-30T12:24:00Z">
                            <m:rPr>
                              <m:scr m:val="double-struck"/>
                            </m:rPr>
                            <w:rPr>
                              <w:rFonts w:ascii="Cambria Math" w:hAnsi="Cambria Math" w:cs="Cambria Math"/>
                              <w:color w:val="000000"/>
                            </w:rPr>
                            <m:t>1</m:t>
                          </w:del>
                        </m:r>
                        <m:d>
                          <m:dPr>
                            <m:begChr m:val="{"/>
                            <m:endChr m:val="}"/>
                            <m:ctrlPr>
                              <w:del w:id="166" w:author="Harpak, Arbel" w:date="2022-03-30T12:24:00Z">
                                <w:rPr>
                                  <w:rFonts w:ascii="Cambria Math" w:hAnsi="Cambria Math" w:cs="Cambria Math"/>
                                  <w:i/>
                                  <w:color w:val="000000"/>
                                </w:rPr>
                              </w:del>
                            </m:ctrlPr>
                          </m:dPr>
                          <m:e>
                            <m:r>
                              <w:del w:id="167" w:author="Harpak, Arbel" w:date="2022-03-30T12:24:00Z">
                                <w:rPr>
                                  <w:rFonts w:ascii="Cambria Math" w:hAnsi="Cambria Math" w:cs="Cambria Math"/>
                                  <w:color w:val="000000"/>
                                </w:rPr>
                                <m:t>S=male</m:t>
                              </w:del>
                            </m:r>
                          </m:e>
                        </m:d>
                      </m:e>
                    </m:d>
                    <m:r>
                      <w:del w:id="168" w:author="Harpak, Arbel" w:date="2022-03-30T12:24:00Z">
                        <w:rPr>
                          <w:rFonts w:ascii="Cambria Math" w:hAnsi="Cambria Math" w:cs="Cambria Math"/>
                          <w:color w:val="000000"/>
                        </w:rPr>
                        <m:t>E</m:t>
                      </w:del>
                    </m:r>
                  </m:e>
                </m:d>
                <m:r>
                  <w:del w:id="169" w:author="Harpak, Arbel" w:date="2022-03-30T12:24:00Z">
                    <w:rPr>
                      <w:rFonts w:ascii="Cambria Math" w:hAnsi="Cambria Math" w:cs="Cambria Math"/>
                      <w:color w:val="000000"/>
                    </w:rPr>
                    <m:t>S=female,</m:t>
                  </w:del>
                </m:r>
              </m:oMath>
            </m:oMathPara>
          </w:p>
        </w:tc>
        <w:tc>
          <w:tcPr>
            <w:tcW w:w="535" w:type="dxa"/>
          </w:tcPr>
          <w:p w14:paraId="1BFCA3FE" w14:textId="38DAC404" w:rsidR="00172A3A" w:rsidRPr="008D0E34" w:rsidDel="00B73F37" w:rsidRDefault="00172A3A" w:rsidP="00B73F37">
            <w:pPr>
              <w:pStyle w:val="NormalWeb"/>
              <w:spacing w:before="0" w:beforeAutospacing="0" w:after="0" w:afterAutospacing="0" w:line="360" w:lineRule="auto"/>
              <w:jc w:val="both"/>
              <w:rPr>
                <w:del w:id="170" w:author="Harpak, Arbel" w:date="2022-03-30T12:24:00Z"/>
                <w:rFonts w:ascii="Arial" w:hAnsi="Arial" w:cs="Arial"/>
              </w:rPr>
              <w:pPrChange w:id="171" w:author="Harpak, Arbel" w:date="2022-03-30T12:24:00Z">
                <w:pPr>
                  <w:spacing w:line="360" w:lineRule="auto"/>
                  <w:jc w:val="right"/>
                </w:pPr>
              </w:pPrChange>
            </w:pPr>
            <w:del w:id="172" w:author="Harpak, Arbel" w:date="2022-03-30T12:24:00Z">
              <w:r w:rsidRPr="008D0E34" w:rsidDel="00B73F37">
                <w:rPr>
                  <w:rFonts w:ascii="Arial" w:hAnsi="Arial" w:cs="Arial"/>
                </w:rPr>
                <w:delText>(</w:delText>
              </w:r>
              <w:r w:rsidDel="00B73F37">
                <w:rPr>
                  <w:rFonts w:ascii="Arial" w:hAnsi="Arial" w:cs="Arial"/>
                </w:rPr>
                <w:delText>3</w:delText>
              </w:r>
              <w:r w:rsidRPr="008D0E34" w:rsidDel="00B73F37">
                <w:rPr>
                  <w:rFonts w:ascii="Arial" w:hAnsi="Arial" w:cs="Arial"/>
                </w:rPr>
                <w:delText>)</w:delText>
              </w:r>
            </w:del>
          </w:p>
        </w:tc>
      </w:tr>
    </w:tbl>
    <w:p w14:paraId="6141DDD9" w14:textId="4FB8A319" w:rsidR="00F97BCB" w:rsidRPr="002C24E7" w:rsidDel="00B73F37" w:rsidRDefault="00F97BCB" w:rsidP="00B73F37">
      <w:pPr>
        <w:pStyle w:val="NormalWeb"/>
        <w:spacing w:before="0" w:beforeAutospacing="0" w:after="0" w:afterAutospacing="0" w:line="360" w:lineRule="auto"/>
        <w:jc w:val="both"/>
        <w:rPr>
          <w:del w:id="173" w:author="Harpak, Arbel" w:date="2022-03-30T12:24:00Z"/>
          <w:rFonts w:ascii="Arial" w:hAnsi="Arial" w:cs="Arial"/>
          <w:sz w:val="20"/>
          <w:szCs w:val="20"/>
        </w:rPr>
        <w:pPrChange w:id="174" w:author="Harpak, Arbel" w:date="2022-03-30T12:24:00Z">
          <w:pPr>
            <w:spacing w:line="360" w:lineRule="auto"/>
          </w:pPr>
        </w:pPrChange>
      </w:pPr>
    </w:p>
    <w:p w14:paraId="36E8A6EC" w14:textId="3285D469" w:rsidR="00F97BCB" w:rsidDel="00B73F37" w:rsidRDefault="00F97BCB" w:rsidP="00B73F37">
      <w:pPr>
        <w:pStyle w:val="NormalWeb"/>
        <w:spacing w:before="0" w:beforeAutospacing="0" w:after="0" w:afterAutospacing="0" w:line="360" w:lineRule="auto"/>
        <w:jc w:val="both"/>
        <w:rPr>
          <w:del w:id="175" w:author="Harpak, Arbel" w:date="2022-03-30T12:24:00Z"/>
          <w:rFonts w:ascii="Arial" w:hAnsi="Arial" w:cs="Arial"/>
          <w:color w:val="000000"/>
          <w:sz w:val="22"/>
          <w:szCs w:val="22"/>
        </w:rPr>
      </w:pPr>
      <w:del w:id="176" w:author="Harpak, Arbel" w:date="2022-03-30T12:24:00Z">
        <w:r w:rsidRPr="002C24E7" w:rsidDel="00B73F37">
          <w:rPr>
            <w:rFonts w:ascii="Arial" w:hAnsi="Arial" w:cs="Arial"/>
            <w:color w:val="000000"/>
            <w:sz w:val="22"/>
            <w:szCs w:val="22"/>
          </w:rPr>
          <w:delText xml:space="preserve">where </w:delText>
        </w:r>
      </w:del>
      <m:oMath>
        <m:r>
          <w:del w:id="177" w:author="Harpak, Arbel" w:date="2022-03-30T12:24:00Z">
            <w:rPr>
              <w:rFonts w:ascii="Cambria Math" w:hAnsi="Cambria Math" w:cs="Arial"/>
              <w:color w:val="000000"/>
              <w:sz w:val="22"/>
              <w:szCs w:val="22"/>
            </w:rPr>
            <m:t>E</m:t>
          </w:del>
        </m:r>
      </m:oMath>
      <w:del w:id="178" w:author="Harpak, Arbel" w:date="2022-03-30T12:24:00Z">
        <w:r w:rsidRPr="002C24E7" w:rsidDel="00B73F37">
          <w:rPr>
            <w:rFonts w:ascii="Arial" w:hAnsi="Arial" w:cs="Arial"/>
            <w:color w:val="000000"/>
            <w:sz w:val="22"/>
            <w:szCs w:val="22"/>
          </w:rPr>
          <w:delText xml:space="preserve"> represents the environmental effect and sex </w:delText>
        </w:r>
      </w:del>
      <m:oMath>
        <m:r>
          <w:del w:id="179" w:author="Harpak, Arbel" w:date="2022-03-30T12:24:00Z">
            <w:rPr>
              <w:rFonts w:ascii="Cambria Math" w:hAnsi="Cambria Math" w:cs="Arial"/>
              <w:color w:val="000000"/>
              <w:sz w:val="22"/>
              <w:szCs w:val="22"/>
            </w:rPr>
            <m:t>S∈{male,female},</m:t>
          </w:del>
        </m:r>
      </m:oMath>
      <w:del w:id="180" w:author="Harpak, Arbel" w:date="2022-03-30T12:24:00Z">
        <w:r w:rsidRPr="002C24E7" w:rsidDel="00B73F37">
          <w:rPr>
            <w:rFonts w:ascii="Arial" w:hAnsi="Arial" w:cs="Arial"/>
            <w:color w:val="000000"/>
            <w:sz w:val="22"/>
            <w:szCs w:val="22"/>
          </w:rPr>
          <w:delText xml:space="preserve"> the combined sample environmental </w:delText>
        </w:r>
        <w:r w:rsidR="002222BC" w:rsidRPr="002C24E7" w:rsidDel="00B73F37">
          <w:rPr>
            <w:rFonts w:ascii="Arial" w:hAnsi="Arial" w:cs="Arial"/>
            <w:color w:val="000000"/>
            <w:sz w:val="22"/>
            <w:szCs w:val="22"/>
          </w:rPr>
          <w:delText>variance,</w:delText>
        </w:r>
      </w:del>
    </w:p>
    <w:p w14:paraId="40F58584" w14:textId="5332A080" w:rsidR="00FC4A14" w:rsidDel="00B73F37" w:rsidRDefault="00FC4A14" w:rsidP="00542AF5">
      <w:pPr>
        <w:pStyle w:val="NormalWeb"/>
        <w:spacing w:before="0" w:beforeAutospacing="0" w:after="0" w:afterAutospacing="0" w:line="360" w:lineRule="auto"/>
        <w:jc w:val="both"/>
        <w:rPr>
          <w:del w:id="181" w:author="Harpak, Arbel" w:date="2022-03-30T12:24:00Z"/>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C4A14" w:rsidRPr="008D0E34" w:rsidDel="00B73F37" w14:paraId="0F4968E5" w14:textId="3EDC4C15" w:rsidTr="007937B8">
        <w:trPr>
          <w:del w:id="182" w:author="Harpak, Arbel" w:date="2022-03-30T12:24:00Z"/>
        </w:trPr>
        <w:tc>
          <w:tcPr>
            <w:tcW w:w="8815" w:type="dxa"/>
          </w:tcPr>
          <w:p w14:paraId="5564C064" w14:textId="5D2192DC" w:rsidR="00FC4A14" w:rsidRPr="00E51719" w:rsidDel="00B73F37" w:rsidRDefault="00FC4A14" w:rsidP="00B73F37">
            <w:pPr>
              <w:pStyle w:val="NormalWeb"/>
              <w:spacing w:before="0" w:beforeAutospacing="0" w:after="0" w:afterAutospacing="0" w:line="360" w:lineRule="auto"/>
              <w:jc w:val="both"/>
              <w:rPr>
                <w:del w:id="183" w:author="Harpak, Arbel" w:date="2022-03-30T12:24:00Z"/>
                <w:rFonts w:ascii="Arial" w:hAnsi="Arial" w:cs="Arial"/>
                <w:iCs/>
                <w:color w:val="000000"/>
              </w:rPr>
              <w:pPrChange w:id="184" w:author="Harpak, Arbel" w:date="2022-03-30T12:24:00Z">
                <w:pPr>
                  <w:spacing w:line="360" w:lineRule="auto"/>
                  <w:jc w:val="center"/>
                </w:pPr>
              </w:pPrChange>
            </w:pPr>
            <m:oMathPara>
              <m:oMath>
                <m:r>
                  <w:del w:id="185" w:author="Harpak, Arbel" w:date="2022-03-30T12:24:00Z">
                    <w:rPr>
                      <w:rFonts w:ascii="Cambria Math" w:hAnsi="Cambria Math" w:cs="Arial"/>
                    </w:rPr>
                    <m:t>Var</m:t>
                  </w:del>
                </m:r>
                <m:d>
                  <m:dPr>
                    <m:begChr m:val="["/>
                    <m:endChr m:val="]"/>
                    <m:ctrlPr>
                      <w:del w:id="186" w:author="Harpak, Arbel" w:date="2022-03-30T12:24:00Z">
                        <w:rPr>
                          <w:rFonts w:ascii="Cambria Math" w:hAnsi="Cambria Math" w:cs="Arial"/>
                          <w:i/>
                        </w:rPr>
                      </w:del>
                    </m:ctrlPr>
                  </m:dPr>
                  <m:e>
                    <m:r>
                      <w:del w:id="187" w:author="Harpak, Arbel" w:date="2022-03-30T12:24:00Z">
                        <w:rPr>
                          <w:rFonts w:ascii="Cambria Math" w:hAnsi="Cambria Math" w:cs="Arial"/>
                        </w:rPr>
                        <m:t>E</m:t>
                      </w:del>
                    </m:r>
                  </m:e>
                </m:d>
                <m:r>
                  <w:del w:id="188" w:author="Harpak, Arbel" w:date="2022-03-30T12:24:00Z">
                    <w:rPr>
                      <w:rFonts w:ascii="Cambria Math" w:hAnsi="Cambria Math" w:cs="Arial"/>
                    </w:rPr>
                    <m:t>=</m:t>
                  </w:del>
                </m:r>
                <m:nary>
                  <m:naryPr>
                    <m:chr m:val="∑"/>
                    <m:limLoc m:val="undOvr"/>
                    <m:supHide m:val="1"/>
                    <m:ctrlPr>
                      <w:del w:id="189" w:author="Harpak, Arbel" w:date="2022-03-30T12:24:00Z">
                        <w:rPr>
                          <w:rFonts w:ascii="Cambria Math" w:hAnsi="Cambria Math" w:cs="Arial"/>
                          <w:i/>
                        </w:rPr>
                      </w:del>
                    </m:ctrlPr>
                  </m:naryPr>
                  <m:sub>
                    <m:r>
                      <w:del w:id="190" w:author="Harpak, Arbel" w:date="2022-03-30T12:24:00Z">
                        <w:rPr>
                          <w:rFonts w:ascii="Cambria Math" w:hAnsi="Cambria Math" w:cs="Arial"/>
                        </w:rPr>
                        <m:t>S</m:t>
                      </w:del>
                    </m:r>
                  </m:sub>
                  <m:sup/>
                  <m:e>
                    <m:nary>
                      <m:naryPr>
                        <m:limLoc m:val="subSup"/>
                        <m:ctrlPr>
                          <w:del w:id="191" w:author="Harpak, Arbel" w:date="2022-03-30T12:24:00Z">
                            <w:rPr>
                              <w:rFonts w:ascii="Cambria Math" w:hAnsi="Cambria Math" w:cs="Arial"/>
                              <w:i/>
                            </w:rPr>
                          </w:del>
                        </m:ctrlPr>
                      </m:naryPr>
                      <m:sub>
                        <m:r>
                          <w:del w:id="192" w:author="Harpak, Arbel" w:date="2022-03-30T12:24:00Z">
                            <w:rPr>
                              <w:rFonts w:ascii="Cambria Math" w:hAnsi="Cambria Math" w:cs="Arial"/>
                            </w:rPr>
                            <m:t>E</m:t>
                          </w:del>
                        </m:r>
                      </m:sub>
                      <m:sup/>
                      <m:e>
                        <m:r>
                          <w:del w:id="193" w:author="Harpak, Arbel" w:date="2022-03-30T12:24:00Z">
                            <w:rPr>
                              <w:rFonts w:ascii="Cambria Math" w:hAnsi="Cambria Math" w:cs="Arial"/>
                            </w:rPr>
                            <m:t>d</m:t>
                          </w:del>
                        </m:r>
                        <m:r>
                          <w:del w:id="194" w:author="Harpak, Arbel" w:date="2022-03-30T12:24:00Z">
                            <m:rPr>
                              <m:scr m:val="double-struck"/>
                            </m:rPr>
                            <w:rPr>
                              <w:rFonts w:ascii="Cambria Math" w:hAnsi="Cambria Math" w:cs="Cambria Math"/>
                              <w:color w:val="000000"/>
                            </w:rPr>
                            <m:t>E(</m:t>
                          </w:del>
                        </m:r>
                        <m:r>
                          <w:del w:id="195" w:author="Harpak, Arbel" w:date="2022-03-30T12:24:00Z">
                            <w:rPr>
                              <w:rFonts w:ascii="Cambria Math" w:hAnsi="Cambria Math" w:cs="Cambria Math"/>
                              <w:color w:val="000000"/>
                            </w:rPr>
                            <m:t>E-</m:t>
                          </w:del>
                        </m:r>
                        <m:r>
                          <w:del w:id="196" w:author="Harpak, Arbel" w:date="2022-03-30T12:24:00Z">
                            <m:rPr>
                              <m:scr m:val="double-struck"/>
                            </m:rPr>
                            <w:rPr>
                              <w:rFonts w:ascii="Cambria Math" w:hAnsi="Cambria Math" w:cs="Cambria Math"/>
                              <w:color w:val="000000"/>
                            </w:rPr>
                            <m:t>E</m:t>
                          </w:del>
                        </m:r>
                      </m:e>
                    </m:nary>
                    <m:d>
                      <m:dPr>
                        <m:begChr m:val="["/>
                        <m:endChr m:val="]"/>
                        <m:ctrlPr>
                          <w:del w:id="197" w:author="Harpak, Arbel" w:date="2022-03-30T12:24:00Z">
                            <w:rPr>
                              <w:rFonts w:ascii="Cambria Math" w:hAnsi="Cambria Math" w:cs="Arial"/>
                              <w:i/>
                            </w:rPr>
                          </w:del>
                        </m:ctrlPr>
                      </m:dPr>
                      <m:e>
                        <m:r>
                          <w:del w:id="198" w:author="Harpak, Arbel" w:date="2022-03-30T12:24:00Z">
                            <w:rPr>
                              <w:rFonts w:ascii="Cambria Math" w:hAnsi="Cambria Math" w:cs="Arial"/>
                            </w:rPr>
                            <m:t>E</m:t>
                          </w:del>
                        </m:r>
                      </m:e>
                    </m:d>
                    <m:sSup>
                      <m:sSupPr>
                        <m:ctrlPr>
                          <w:del w:id="199" w:author="Harpak, Arbel" w:date="2022-03-30T12:24:00Z">
                            <w:rPr>
                              <w:rFonts w:ascii="Cambria Math" w:hAnsi="Cambria Math" w:cs="Arial"/>
                              <w:i/>
                            </w:rPr>
                          </w:del>
                        </m:ctrlPr>
                      </m:sSupPr>
                      <m:e>
                        <m:r>
                          <w:del w:id="200" w:author="Harpak, Arbel" w:date="2022-03-30T12:24:00Z">
                            <w:rPr>
                              <w:rFonts w:ascii="Cambria Math" w:hAnsi="Cambria Math" w:cs="Arial"/>
                            </w:rPr>
                            <m:t>)</m:t>
                          </w:del>
                        </m:r>
                      </m:e>
                      <m:sup>
                        <m:r>
                          <w:del w:id="201" w:author="Harpak, Arbel" w:date="2022-03-30T12:24:00Z">
                            <w:rPr>
                              <w:rFonts w:ascii="Cambria Math" w:hAnsi="Cambria Math" w:cs="Arial"/>
                            </w:rPr>
                            <m:t>2</m:t>
                          </w:del>
                        </m:r>
                      </m:sup>
                    </m:sSup>
                  </m:e>
                </m:nary>
                <m:r>
                  <w:del w:id="202" w:author="Harpak, Arbel" w:date="2022-03-30T12:24:00Z">
                    <m:rPr>
                      <m:scr m:val="double-struck"/>
                    </m:rPr>
                    <w:rPr>
                      <w:rFonts w:ascii="Cambria Math" w:hAnsi="Cambria Math" w:cs="Cambria Math"/>
                      <w:color w:val="000000"/>
                    </w:rPr>
                    <m:t>P</m:t>
                  </w:del>
                </m:r>
                <m:d>
                  <m:dPr>
                    <m:ctrlPr>
                      <w:del w:id="203" w:author="Harpak, Arbel" w:date="2022-03-30T12:24:00Z">
                        <w:rPr>
                          <w:rFonts w:ascii="Cambria Math" w:hAnsi="Cambria Math" w:cs="Cambria Math"/>
                          <w:i/>
                          <w:iCs/>
                          <w:color w:val="000000"/>
                        </w:rPr>
                      </w:del>
                    </m:ctrlPr>
                  </m:dPr>
                  <m:e>
                    <m:r>
                      <w:del w:id="204" w:author="Harpak, Arbel" w:date="2022-03-30T12:24:00Z">
                        <w:rPr>
                          <w:rFonts w:ascii="Cambria Math" w:hAnsi="Cambria Math" w:cs="Cambria Math"/>
                          <w:color w:val="000000"/>
                        </w:rPr>
                        <m:t>S,E</m:t>
                      </w:del>
                    </m:r>
                  </m:e>
                </m:d>
                <m:r>
                  <w:del w:id="205" w:author="Harpak, Arbel" w:date="2022-03-30T12:24:00Z">
                    <w:rPr>
                      <w:rFonts w:ascii="Cambria Math" w:hAnsi="Cambria Math" w:cs="Cambria Math"/>
                      <w:color w:val="000000"/>
                    </w:rPr>
                    <m:t>=</m:t>
                  </w:del>
                </m:r>
                <m:nary>
                  <m:naryPr>
                    <m:chr m:val="∑"/>
                    <m:limLoc m:val="undOvr"/>
                    <m:supHide m:val="1"/>
                    <m:ctrlPr>
                      <w:del w:id="206" w:author="Harpak, Arbel" w:date="2022-03-30T12:24:00Z">
                        <w:rPr>
                          <w:rFonts w:ascii="Cambria Math" w:hAnsi="Cambria Math" w:cs="Arial"/>
                          <w:i/>
                        </w:rPr>
                      </w:del>
                    </m:ctrlPr>
                  </m:naryPr>
                  <m:sub>
                    <m:r>
                      <w:del w:id="207" w:author="Harpak, Arbel" w:date="2022-03-30T12:24:00Z">
                        <w:rPr>
                          <w:rFonts w:ascii="Cambria Math" w:hAnsi="Cambria Math" w:cs="Arial"/>
                        </w:rPr>
                        <m:t>S</m:t>
                      </w:del>
                    </m:r>
                  </m:sub>
                  <m:sup/>
                  <m:e>
                    <m:r>
                      <w:del w:id="208" w:author="Harpak, Arbel" w:date="2022-03-30T12:24:00Z">
                        <m:rPr>
                          <m:scr m:val="double-struck"/>
                        </m:rPr>
                        <w:rPr>
                          <w:rFonts w:ascii="Cambria Math" w:hAnsi="Cambria Math" w:cs="Arial"/>
                        </w:rPr>
                        <m:t>P</m:t>
                      </w:del>
                    </m:r>
                    <m:d>
                      <m:dPr>
                        <m:ctrlPr>
                          <w:del w:id="209" w:author="Harpak, Arbel" w:date="2022-03-30T12:24:00Z">
                            <w:rPr>
                              <w:rFonts w:ascii="Cambria Math" w:hAnsi="Cambria Math" w:cs="Arial"/>
                              <w:i/>
                            </w:rPr>
                          </w:del>
                        </m:ctrlPr>
                      </m:dPr>
                      <m:e>
                        <m:r>
                          <w:del w:id="210" w:author="Harpak, Arbel" w:date="2022-03-30T12:24:00Z">
                            <w:rPr>
                              <w:rFonts w:ascii="Cambria Math" w:hAnsi="Cambria Math" w:cs="Arial"/>
                            </w:rPr>
                            <m:t>S</m:t>
                          </w:del>
                        </m:r>
                      </m:e>
                    </m:d>
                    <m:nary>
                      <m:naryPr>
                        <m:limLoc m:val="subSup"/>
                        <m:ctrlPr>
                          <w:del w:id="211" w:author="Harpak, Arbel" w:date="2022-03-30T12:24:00Z">
                            <w:rPr>
                              <w:rFonts w:ascii="Cambria Math" w:hAnsi="Cambria Math" w:cs="Arial"/>
                              <w:i/>
                            </w:rPr>
                          </w:del>
                        </m:ctrlPr>
                      </m:naryPr>
                      <m:sub>
                        <m:r>
                          <w:del w:id="212" w:author="Harpak, Arbel" w:date="2022-03-30T12:24:00Z">
                            <w:rPr>
                              <w:rFonts w:ascii="Cambria Math" w:hAnsi="Cambria Math" w:cs="Arial"/>
                            </w:rPr>
                            <m:t>E</m:t>
                          </w:del>
                        </m:r>
                      </m:sub>
                      <m:sup/>
                      <m:e>
                        <m:r>
                          <w:del w:id="213" w:author="Harpak, Arbel" w:date="2022-03-30T12:24:00Z">
                            <w:rPr>
                              <w:rFonts w:ascii="Cambria Math" w:hAnsi="Cambria Math" w:cs="Arial"/>
                            </w:rPr>
                            <m:t>d</m:t>
                          </w:del>
                        </m:r>
                        <m:r>
                          <w:del w:id="214" w:author="Harpak, Arbel" w:date="2022-03-30T12:24:00Z">
                            <m:rPr>
                              <m:scr m:val="double-struck"/>
                            </m:rPr>
                            <w:rPr>
                              <w:rFonts w:ascii="Cambria Math" w:hAnsi="Cambria Math" w:cs="Cambria Math"/>
                              <w:color w:val="000000"/>
                            </w:rPr>
                            <m:t>E(</m:t>
                          </w:del>
                        </m:r>
                        <m:r>
                          <w:del w:id="215" w:author="Harpak, Arbel" w:date="2022-03-30T12:24:00Z">
                            <w:rPr>
                              <w:rFonts w:ascii="Cambria Math" w:hAnsi="Cambria Math" w:cs="Cambria Math"/>
                              <w:color w:val="000000"/>
                            </w:rPr>
                            <m:t>E-</m:t>
                          </w:del>
                        </m:r>
                        <m:r>
                          <w:del w:id="216" w:author="Harpak, Arbel" w:date="2022-03-30T12:24:00Z">
                            <m:rPr>
                              <m:scr m:val="double-struck"/>
                            </m:rPr>
                            <w:rPr>
                              <w:rFonts w:ascii="Cambria Math" w:hAnsi="Cambria Math" w:cs="Cambria Math"/>
                              <w:color w:val="000000"/>
                            </w:rPr>
                            <m:t>E</m:t>
                          </w:del>
                        </m:r>
                      </m:e>
                    </m:nary>
                    <m:d>
                      <m:dPr>
                        <m:begChr m:val="["/>
                        <m:endChr m:val="]"/>
                        <m:ctrlPr>
                          <w:del w:id="217" w:author="Harpak, Arbel" w:date="2022-03-30T12:24:00Z">
                            <w:rPr>
                              <w:rFonts w:ascii="Cambria Math" w:hAnsi="Cambria Math" w:cs="Arial"/>
                              <w:i/>
                            </w:rPr>
                          </w:del>
                        </m:ctrlPr>
                      </m:dPr>
                      <m:e>
                        <m:r>
                          <w:del w:id="218" w:author="Harpak, Arbel" w:date="2022-03-30T12:24:00Z">
                            <w:rPr>
                              <w:rFonts w:ascii="Cambria Math" w:hAnsi="Cambria Math" w:cs="Arial"/>
                            </w:rPr>
                            <m:t>E</m:t>
                          </w:del>
                        </m:r>
                      </m:e>
                    </m:d>
                    <m:sSup>
                      <m:sSupPr>
                        <m:ctrlPr>
                          <w:del w:id="219" w:author="Harpak, Arbel" w:date="2022-03-30T12:24:00Z">
                            <w:rPr>
                              <w:rFonts w:ascii="Cambria Math" w:hAnsi="Cambria Math" w:cs="Arial"/>
                              <w:i/>
                            </w:rPr>
                          </w:del>
                        </m:ctrlPr>
                      </m:sSupPr>
                      <m:e>
                        <m:r>
                          <w:del w:id="220" w:author="Harpak, Arbel" w:date="2022-03-30T12:24:00Z">
                            <w:rPr>
                              <w:rFonts w:ascii="Cambria Math" w:hAnsi="Cambria Math" w:cs="Arial"/>
                            </w:rPr>
                            <m:t>)</m:t>
                          </w:del>
                        </m:r>
                      </m:e>
                      <m:sup>
                        <m:r>
                          <w:del w:id="221" w:author="Harpak, Arbel" w:date="2022-03-30T12:24:00Z">
                            <w:rPr>
                              <w:rFonts w:ascii="Cambria Math" w:hAnsi="Cambria Math" w:cs="Arial"/>
                            </w:rPr>
                            <m:t>2</m:t>
                          </w:del>
                        </m:r>
                      </m:sup>
                    </m:sSup>
                  </m:e>
                </m:nary>
                <m:r>
                  <w:del w:id="222" w:author="Harpak, Arbel" w:date="2022-03-30T12:24:00Z">
                    <m:rPr>
                      <m:scr m:val="double-struck"/>
                    </m:rPr>
                    <w:rPr>
                      <w:rFonts w:ascii="Cambria Math" w:hAnsi="Cambria Math" w:cs="Cambria Math"/>
                      <w:color w:val="000000"/>
                    </w:rPr>
                    <m:t>P</m:t>
                  </w:del>
                </m:r>
                <m:d>
                  <m:dPr>
                    <m:ctrlPr>
                      <w:del w:id="223" w:author="Harpak, Arbel" w:date="2022-03-30T12:24:00Z">
                        <w:rPr>
                          <w:rFonts w:ascii="Cambria Math" w:hAnsi="Cambria Math" w:cs="Cambria Math"/>
                          <w:i/>
                          <w:iCs/>
                          <w:color w:val="000000"/>
                        </w:rPr>
                      </w:del>
                    </m:ctrlPr>
                  </m:dPr>
                  <m:e>
                    <m:r>
                      <w:del w:id="224" w:author="Harpak, Arbel" w:date="2022-03-30T12:24:00Z">
                        <w:rPr>
                          <w:rFonts w:ascii="Cambria Math" w:hAnsi="Cambria Math" w:cs="Cambria Math"/>
                          <w:color w:val="000000"/>
                        </w:rPr>
                        <m:t>E|S</m:t>
                      </w:del>
                    </m:r>
                  </m:e>
                </m:d>
                <m:r>
                  <w:del w:id="225" w:author="Harpak, Arbel" w:date="2022-03-30T12:24:00Z">
                    <w:rPr>
                      <w:rFonts w:ascii="Cambria Math" w:hAnsi="Cambria Math" w:cs="Cambria Math"/>
                      <w:color w:val="000000"/>
                    </w:rPr>
                    <m:t>=</m:t>
                  </w:del>
                </m:r>
              </m:oMath>
            </m:oMathPara>
          </w:p>
          <w:p w14:paraId="34A1B20A" w14:textId="1B794AB8" w:rsidR="00E51719" w:rsidRPr="00E51719" w:rsidDel="00B73F37" w:rsidRDefault="00E51719" w:rsidP="00B73F37">
            <w:pPr>
              <w:pStyle w:val="NormalWeb"/>
              <w:spacing w:before="0" w:beforeAutospacing="0" w:after="0" w:afterAutospacing="0" w:line="360" w:lineRule="auto"/>
              <w:jc w:val="both"/>
              <w:rPr>
                <w:del w:id="226" w:author="Harpak, Arbel" w:date="2022-03-30T12:24:00Z"/>
                <w:rFonts w:ascii="Arial" w:hAnsi="Arial" w:cs="Arial"/>
                <w:i/>
                <w:iCs/>
              </w:rPr>
              <w:pPrChange w:id="227" w:author="Harpak, Arbel" w:date="2022-03-30T12:24:00Z">
                <w:pPr>
                  <w:spacing w:line="360" w:lineRule="auto"/>
                  <w:jc w:val="center"/>
                </w:pPr>
              </w:pPrChange>
            </w:pPr>
            <m:oMathPara>
              <m:oMath>
                <m:r>
                  <w:del w:id="228" w:author="Harpak, Arbel" w:date="2022-03-30T12:24:00Z">
                    <m:rPr>
                      <m:scr m:val="double-struck"/>
                    </m:rPr>
                    <w:rPr>
                      <w:rFonts w:ascii="Cambria Math" w:hAnsi="Cambria Math" w:cs="Cambria Math"/>
                      <w:color w:val="000000"/>
                    </w:rPr>
                    <m:t>P</m:t>
                  </w:del>
                </m:r>
                <m:d>
                  <m:dPr>
                    <m:ctrlPr>
                      <w:del w:id="229" w:author="Harpak, Arbel" w:date="2022-03-30T12:24:00Z">
                        <w:rPr>
                          <w:rFonts w:ascii="Cambria Math" w:hAnsi="Cambria Math" w:cs="Cambria Math"/>
                          <w:i/>
                          <w:iCs/>
                          <w:color w:val="000000"/>
                        </w:rPr>
                      </w:del>
                    </m:ctrlPr>
                  </m:dPr>
                  <m:e>
                    <m:r>
                      <w:del w:id="230" w:author="Harpak, Arbel" w:date="2022-03-30T12:24:00Z">
                        <w:rPr>
                          <w:rFonts w:ascii="Cambria Math" w:hAnsi="Cambria Math" w:cs="Cambria Math"/>
                          <w:color w:val="000000"/>
                        </w:rPr>
                        <m:t>S=male</m:t>
                      </w:del>
                    </m:r>
                  </m:e>
                </m:d>
                <m:r>
                  <w:del w:id="231" w:author="Harpak, Arbel" w:date="2022-03-30T12:24:00Z">
                    <w:rPr>
                      <w:rFonts w:ascii="Cambria Math" w:hAnsi="Cambria Math" w:cs="Cambria Math"/>
                      <w:color w:val="000000"/>
                    </w:rPr>
                    <m:t>Var</m:t>
                  </w:del>
                </m:r>
                <m:d>
                  <m:dPr>
                    <m:begChr m:val="["/>
                    <m:endChr m:val="]"/>
                    <m:ctrlPr>
                      <w:del w:id="232" w:author="Harpak, Arbel" w:date="2022-03-30T12:24:00Z">
                        <w:rPr>
                          <w:rFonts w:ascii="Cambria Math" w:hAnsi="Cambria Math" w:cs="Cambria Math"/>
                          <w:i/>
                          <w:iCs/>
                          <w:color w:val="000000"/>
                        </w:rPr>
                      </w:del>
                    </m:ctrlPr>
                  </m:dPr>
                  <m:e>
                    <m:r>
                      <w:del w:id="233" w:author="Harpak, Arbel" w:date="2022-03-30T12:24:00Z">
                        <w:rPr>
                          <w:rFonts w:ascii="Cambria Math" w:hAnsi="Cambria Math" w:cs="Cambria Math"/>
                          <w:color w:val="000000"/>
                        </w:rPr>
                        <m:t>E</m:t>
                      </w:del>
                    </m:r>
                  </m:e>
                  <m:e>
                    <m:r>
                      <w:del w:id="234" w:author="Harpak, Arbel" w:date="2022-03-30T12:24:00Z">
                        <w:rPr>
                          <w:rFonts w:ascii="Cambria Math" w:hAnsi="Cambria Math" w:cs="Cambria Math"/>
                          <w:color w:val="000000"/>
                        </w:rPr>
                        <m:t>S=male</m:t>
                      </w:del>
                    </m:r>
                  </m:e>
                </m:d>
                <m:r>
                  <w:del w:id="235" w:author="Harpak, Arbel" w:date="2022-03-30T12:24:00Z">
                    <m:rPr>
                      <m:scr m:val="double-struck"/>
                    </m:rPr>
                    <w:rPr>
                      <w:rFonts w:ascii="Cambria Math" w:hAnsi="Cambria Math" w:cs="Cambria Math"/>
                      <w:color w:val="000000"/>
                    </w:rPr>
                    <m:t>+P</m:t>
                  </w:del>
                </m:r>
                <m:d>
                  <m:dPr>
                    <m:ctrlPr>
                      <w:del w:id="236" w:author="Harpak, Arbel" w:date="2022-03-30T12:24:00Z">
                        <w:rPr>
                          <w:rFonts w:ascii="Cambria Math" w:hAnsi="Cambria Math" w:cs="Cambria Math"/>
                          <w:i/>
                          <w:iCs/>
                          <w:color w:val="000000"/>
                        </w:rPr>
                      </w:del>
                    </m:ctrlPr>
                  </m:dPr>
                  <m:e>
                    <m:r>
                      <w:del w:id="237" w:author="Harpak, Arbel" w:date="2022-03-30T12:24:00Z">
                        <w:rPr>
                          <w:rFonts w:ascii="Cambria Math" w:hAnsi="Cambria Math" w:cs="Cambria Math"/>
                          <w:color w:val="000000"/>
                        </w:rPr>
                        <m:t>S=female</m:t>
                      </w:del>
                    </m:r>
                  </m:e>
                </m:d>
                <m:r>
                  <w:del w:id="238" w:author="Harpak, Arbel" w:date="2022-03-30T12:24:00Z">
                    <w:rPr>
                      <w:rFonts w:ascii="Cambria Math" w:hAnsi="Cambria Math" w:cs="Cambria Math"/>
                      <w:color w:val="000000"/>
                    </w:rPr>
                    <m:t>Var</m:t>
                  </w:del>
                </m:r>
                <m:d>
                  <m:dPr>
                    <m:begChr m:val="["/>
                    <m:endChr m:val="]"/>
                    <m:ctrlPr>
                      <w:del w:id="239" w:author="Harpak, Arbel" w:date="2022-03-30T12:24:00Z">
                        <w:rPr>
                          <w:rFonts w:ascii="Cambria Math" w:hAnsi="Cambria Math" w:cs="Cambria Math"/>
                          <w:i/>
                          <w:iCs/>
                          <w:color w:val="000000"/>
                        </w:rPr>
                      </w:del>
                    </m:ctrlPr>
                  </m:dPr>
                  <m:e>
                    <m:r>
                      <w:del w:id="240" w:author="Harpak, Arbel" w:date="2022-03-30T12:24:00Z">
                        <w:rPr>
                          <w:rFonts w:ascii="Cambria Math" w:hAnsi="Cambria Math" w:cs="Cambria Math"/>
                          <w:color w:val="000000"/>
                        </w:rPr>
                        <m:t>E</m:t>
                      </w:del>
                    </m:r>
                  </m:e>
                  <m:e>
                    <m:r>
                      <w:del w:id="241" w:author="Harpak, Arbel" w:date="2022-03-30T12:24:00Z">
                        <w:rPr>
                          <w:rFonts w:ascii="Cambria Math" w:hAnsi="Cambria Math" w:cs="Cambria Math"/>
                          <w:color w:val="000000"/>
                        </w:rPr>
                        <m:t>S=female</m:t>
                      </w:del>
                    </m:r>
                  </m:e>
                </m:d>
                <m:r>
                  <w:del w:id="242" w:author="Harpak, Arbel" w:date="2022-03-30T12:24:00Z">
                    <w:rPr>
                      <w:rFonts w:ascii="Cambria Math" w:hAnsi="Cambria Math" w:cs="Cambria Math"/>
                      <w:color w:val="000000"/>
                    </w:rPr>
                    <m:t>&lt;</m:t>
                  </w:del>
                </m:r>
                <m:func>
                  <m:funcPr>
                    <m:ctrlPr>
                      <w:del w:id="243" w:author="Harpak, Arbel" w:date="2022-03-30T12:24:00Z">
                        <w:rPr>
                          <w:rFonts w:ascii="Cambria Math" w:hAnsi="Cambria Math" w:cs="Cambria Math"/>
                          <w:i/>
                          <w:iCs/>
                          <w:color w:val="000000"/>
                        </w:rPr>
                      </w:del>
                    </m:ctrlPr>
                  </m:funcPr>
                  <m:fName>
                    <m:r>
                      <w:del w:id="244" w:author="Harpak, Arbel" w:date="2022-03-30T12:24:00Z">
                        <m:rPr>
                          <m:sty m:val="p"/>
                        </m:rPr>
                        <w:rPr>
                          <w:rFonts w:ascii="Cambria Math" w:hAnsi="Cambria Math" w:cs="Cambria Math"/>
                          <w:color w:val="000000"/>
                        </w:rPr>
                        <m:t>max</m:t>
                      </w:del>
                    </m:r>
                  </m:fName>
                  <m:e>
                    <m:r>
                      <w:del w:id="245" w:author="Harpak, Arbel" w:date="2022-03-30T12:24:00Z">
                        <w:rPr>
                          <w:rFonts w:ascii="Cambria Math" w:hAnsi="Cambria Math" w:cs="Cambria Math"/>
                          <w:color w:val="000000"/>
                        </w:rPr>
                        <m:t>Var</m:t>
                      </w:del>
                    </m:r>
                    <m:d>
                      <m:dPr>
                        <m:begChr m:val="["/>
                        <m:endChr m:val="]"/>
                        <m:ctrlPr>
                          <w:del w:id="246" w:author="Harpak, Arbel" w:date="2022-03-30T12:24:00Z">
                            <w:rPr>
                              <w:rFonts w:ascii="Cambria Math" w:hAnsi="Cambria Math" w:cs="Cambria Math"/>
                              <w:i/>
                              <w:iCs/>
                              <w:color w:val="000000"/>
                            </w:rPr>
                          </w:del>
                        </m:ctrlPr>
                      </m:dPr>
                      <m:e>
                        <m:r>
                          <w:del w:id="247" w:author="Harpak, Arbel" w:date="2022-03-30T12:24:00Z">
                            <w:rPr>
                              <w:rFonts w:ascii="Cambria Math" w:hAnsi="Cambria Math" w:cs="Cambria Math"/>
                              <w:color w:val="000000"/>
                            </w:rPr>
                            <m:t>E</m:t>
                          </w:del>
                        </m:r>
                      </m:e>
                      <m:e>
                        <m:r>
                          <w:del w:id="248" w:author="Harpak, Arbel" w:date="2022-03-30T12:24:00Z">
                            <w:rPr>
                              <w:rFonts w:ascii="Cambria Math" w:hAnsi="Cambria Math" w:cs="Cambria Math"/>
                              <w:color w:val="000000"/>
                            </w:rPr>
                            <m:t>S=S</m:t>
                          </w:del>
                        </m:r>
                      </m:e>
                    </m:d>
                    <m:r>
                      <w:del w:id="249" w:author="Harpak, Arbel" w:date="2022-03-30T12:24:00Z">
                        <w:rPr>
                          <w:rFonts w:ascii="Cambria Math" w:hAnsi="Cambria Math" w:cs="Cambria Math"/>
                          <w:color w:val="000000"/>
                        </w:rPr>
                        <m:t>,</m:t>
                      </w:del>
                    </m:r>
                  </m:e>
                </m:func>
              </m:oMath>
            </m:oMathPara>
          </w:p>
        </w:tc>
        <w:tc>
          <w:tcPr>
            <w:tcW w:w="535" w:type="dxa"/>
          </w:tcPr>
          <w:p w14:paraId="3A37F1F0" w14:textId="0385CB7E" w:rsidR="00FC4A14" w:rsidRPr="008D0E34" w:rsidDel="00B73F37" w:rsidRDefault="00FC4A14" w:rsidP="00B73F37">
            <w:pPr>
              <w:pStyle w:val="NormalWeb"/>
              <w:spacing w:before="0" w:beforeAutospacing="0" w:after="0" w:afterAutospacing="0" w:line="360" w:lineRule="auto"/>
              <w:jc w:val="both"/>
              <w:rPr>
                <w:del w:id="250" w:author="Harpak, Arbel" w:date="2022-03-30T12:24:00Z"/>
                <w:rFonts w:ascii="Arial" w:hAnsi="Arial" w:cs="Arial"/>
              </w:rPr>
              <w:pPrChange w:id="251" w:author="Harpak, Arbel" w:date="2022-03-30T12:24:00Z">
                <w:pPr>
                  <w:spacing w:line="360" w:lineRule="auto"/>
                  <w:jc w:val="right"/>
                </w:pPr>
              </w:pPrChange>
            </w:pPr>
            <w:del w:id="252" w:author="Harpak, Arbel" w:date="2022-03-30T12:24:00Z">
              <w:r w:rsidRPr="008D0E34" w:rsidDel="00B73F37">
                <w:rPr>
                  <w:rFonts w:ascii="Arial" w:hAnsi="Arial" w:cs="Arial"/>
                </w:rPr>
                <w:delText>(</w:delText>
              </w:r>
              <w:r w:rsidDel="00B73F37">
                <w:rPr>
                  <w:rFonts w:ascii="Arial" w:hAnsi="Arial" w:cs="Arial"/>
                </w:rPr>
                <w:delText>4</w:delText>
              </w:r>
              <w:r w:rsidRPr="008D0E34" w:rsidDel="00B73F37">
                <w:rPr>
                  <w:rFonts w:ascii="Arial" w:hAnsi="Arial" w:cs="Arial"/>
                </w:rPr>
                <w:delText>)</w:delText>
              </w:r>
            </w:del>
          </w:p>
        </w:tc>
      </w:tr>
    </w:tbl>
    <w:p w14:paraId="4D7FBFEE" w14:textId="245F9B05" w:rsidR="00F97BCB" w:rsidRPr="002C24E7" w:rsidDel="00B73F37" w:rsidRDefault="00F97BCB" w:rsidP="00B73F37">
      <w:pPr>
        <w:pStyle w:val="NormalWeb"/>
        <w:spacing w:before="0" w:beforeAutospacing="0" w:after="0" w:afterAutospacing="0" w:line="360" w:lineRule="auto"/>
        <w:jc w:val="both"/>
        <w:rPr>
          <w:del w:id="253" w:author="Harpak, Arbel" w:date="2022-03-30T12:24:00Z"/>
          <w:rFonts w:ascii="Arial" w:hAnsi="Arial" w:cs="Arial"/>
          <w:sz w:val="20"/>
          <w:szCs w:val="20"/>
        </w:rPr>
        <w:pPrChange w:id="254" w:author="Harpak, Arbel" w:date="2022-03-30T12:24:00Z">
          <w:pPr>
            <w:spacing w:line="360" w:lineRule="auto"/>
          </w:pPr>
        </w:pPrChange>
      </w:pPr>
    </w:p>
    <w:p w14:paraId="38F2FC6E" w14:textId="3B8EBAC0" w:rsidR="00F97BCB" w:rsidRPr="002C24E7" w:rsidDel="00B73F37" w:rsidRDefault="00F97BCB" w:rsidP="00B73F37">
      <w:pPr>
        <w:pStyle w:val="NormalWeb"/>
        <w:spacing w:before="0" w:beforeAutospacing="0" w:after="0" w:afterAutospacing="0" w:line="360" w:lineRule="auto"/>
        <w:jc w:val="both"/>
        <w:rPr>
          <w:del w:id="255" w:author="Harpak, Arbel" w:date="2022-03-30T12:24:00Z"/>
          <w:rFonts w:ascii="Arial" w:hAnsi="Arial" w:cs="Arial"/>
          <w:sz w:val="22"/>
          <w:szCs w:val="22"/>
        </w:rPr>
      </w:pPr>
      <w:del w:id="256" w:author="Harpak, Arbel" w:date="2022-03-30T12:24:00Z">
        <w:r w:rsidRPr="002C24E7" w:rsidDel="00B73F37">
          <w:rPr>
            <w:rFonts w:ascii="Arial" w:hAnsi="Arial" w:cs="Arial"/>
            <w:color w:val="000000"/>
            <w:sz w:val="22"/>
            <w:szCs w:val="22"/>
          </w:rPr>
          <w:delText>must be less than the max environmental variance of either sex. If genetic effects are similar, then</w:delText>
        </w:r>
      </w:del>
    </w:p>
    <w:p w14:paraId="6E53A67F" w14:textId="6D9F23BA" w:rsidR="00F97BCB" w:rsidRPr="002C24E7" w:rsidDel="00B73F37" w:rsidRDefault="00F97BCB" w:rsidP="00B73F37">
      <w:pPr>
        <w:pStyle w:val="NormalWeb"/>
        <w:spacing w:before="0" w:beforeAutospacing="0" w:after="0" w:afterAutospacing="0" w:line="360" w:lineRule="auto"/>
        <w:jc w:val="both"/>
        <w:rPr>
          <w:del w:id="257" w:author="Harpak, Arbel" w:date="2022-03-30T12:24:00Z"/>
          <w:rFonts w:ascii="Arial" w:hAnsi="Arial" w:cs="Arial"/>
          <w:sz w:val="22"/>
          <w:szCs w:val="22"/>
        </w:rPr>
        <w:pPrChange w:id="258" w:author="Harpak, Arbel" w:date="2022-03-30T12:24:00Z">
          <w:pPr>
            <w:pStyle w:val="NormalWeb"/>
            <w:spacing w:before="0" w:beforeAutospacing="0" w:after="0" w:afterAutospacing="0" w:line="360" w:lineRule="auto"/>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6D2104" w:rsidRPr="008D0E34" w:rsidDel="00B73F37" w14:paraId="62FF7D9A" w14:textId="510EBE8F" w:rsidTr="007937B8">
        <w:trPr>
          <w:del w:id="259" w:author="Harpak, Arbel" w:date="2022-03-30T12:24:00Z"/>
        </w:trPr>
        <w:tc>
          <w:tcPr>
            <w:tcW w:w="8815" w:type="dxa"/>
          </w:tcPr>
          <w:p w14:paraId="7837150E" w14:textId="4093CEF6" w:rsidR="006D2104" w:rsidRPr="00FC4A14" w:rsidDel="00B73F37" w:rsidRDefault="0097211F" w:rsidP="00B73F37">
            <w:pPr>
              <w:pStyle w:val="NormalWeb"/>
              <w:spacing w:before="0" w:beforeAutospacing="0" w:after="0" w:afterAutospacing="0" w:line="360" w:lineRule="auto"/>
              <w:jc w:val="both"/>
              <w:rPr>
                <w:del w:id="260" w:author="Harpak, Arbel" w:date="2022-03-30T12:24:00Z"/>
                <w:rFonts w:ascii="Arial" w:hAnsi="Arial" w:cs="Arial"/>
                <w:i/>
                <w:sz w:val="20"/>
                <w:szCs w:val="20"/>
              </w:rPr>
              <w:pPrChange w:id="261" w:author="Harpak, Arbel" w:date="2022-03-30T12:24:00Z">
                <w:pPr>
                  <w:spacing w:line="360" w:lineRule="auto"/>
                  <w:jc w:val="center"/>
                </w:pPr>
              </w:pPrChange>
            </w:pPr>
            <m:oMathPara>
              <m:oMath>
                <m:sSup>
                  <m:sSupPr>
                    <m:ctrlPr>
                      <w:del w:id="262" w:author="Harpak, Arbel" w:date="2022-03-30T12:24:00Z">
                        <w:rPr>
                          <w:rFonts w:ascii="Cambria Math" w:hAnsi="Cambria Math" w:cs="Arial"/>
                          <w:i/>
                          <w:sz w:val="20"/>
                          <w:szCs w:val="20"/>
                        </w:rPr>
                      </w:del>
                    </m:ctrlPr>
                  </m:sSupPr>
                  <m:e>
                    <m:r>
                      <w:del w:id="263" w:author="Harpak, Arbel" w:date="2022-03-30T12:24:00Z">
                        <w:rPr>
                          <w:rFonts w:ascii="Cambria Math" w:hAnsi="Cambria Math" w:cs="Arial"/>
                          <w:sz w:val="20"/>
                          <w:szCs w:val="20"/>
                        </w:rPr>
                        <m:t>h</m:t>
                      </w:del>
                    </m:r>
                  </m:e>
                  <m:sup>
                    <m:r>
                      <w:del w:id="264" w:author="Harpak, Arbel" w:date="2022-03-30T12:24:00Z">
                        <w:rPr>
                          <w:rFonts w:ascii="Cambria Math" w:hAnsi="Cambria Math" w:cs="Arial"/>
                          <w:sz w:val="20"/>
                          <w:szCs w:val="20"/>
                        </w:rPr>
                        <m:t>2</m:t>
                      </w:del>
                    </m:r>
                  </m:sup>
                </m:sSup>
                <m:r>
                  <w:del w:id="265" w:author="Harpak, Arbel" w:date="2022-03-30T12:24:00Z">
                    <w:rPr>
                      <w:rFonts w:ascii="Cambria Math" w:hAnsi="Cambria Math" w:cs="Arial"/>
                      <w:sz w:val="20"/>
                      <w:szCs w:val="20"/>
                    </w:rPr>
                    <m:t>=</m:t>
                  </w:del>
                </m:r>
                <m:f>
                  <m:fPr>
                    <m:ctrlPr>
                      <w:del w:id="266" w:author="Harpak, Arbel" w:date="2022-03-30T12:24:00Z">
                        <w:rPr>
                          <w:rFonts w:ascii="Cambria Math" w:hAnsi="Cambria Math" w:cs="Arial"/>
                          <w:i/>
                        </w:rPr>
                      </w:del>
                    </m:ctrlPr>
                  </m:fPr>
                  <m:num>
                    <m:r>
                      <w:del w:id="267" w:author="Harpak, Arbel" w:date="2022-03-30T12:24:00Z">
                        <w:rPr>
                          <w:rFonts w:ascii="Cambria Math" w:hAnsi="Cambria Math" w:cs="Arial"/>
                        </w:rPr>
                        <m:t>Var</m:t>
                      </w:del>
                    </m:r>
                    <m:d>
                      <m:dPr>
                        <m:begChr m:val="["/>
                        <m:endChr m:val="]"/>
                        <m:ctrlPr>
                          <w:del w:id="268" w:author="Harpak, Arbel" w:date="2022-03-30T12:24:00Z">
                            <w:rPr>
                              <w:rFonts w:ascii="Cambria Math" w:hAnsi="Cambria Math" w:cs="Arial"/>
                              <w:i/>
                            </w:rPr>
                          </w:del>
                        </m:ctrlPr>
                      </m:dPr>
                      <m:e>
                        <m:r>
                          <w:del w:id="269" w:author="Harpak, Arbel" w:date="2022-03-30T12:24:00Z">
                            <w:rPr>
                              <w:rFonts w:ascii="Cambria Math" w:hAnsi="Cambria Math" w:cs="Arial"/>
                            </w:rPr>
                            <m:t>G</m:t>
                          </w:del>
                        </m:r>
                      </m:e>
                    </m:d>
                    <m:r>
                      <w:del w:id="270" w:author="Harpak, Arbel" w:date="2022-03-30T12:24:00Z">
                        <m:rPr>
                          <m:lit/>
                        </m:rPr>
                        <w:rPr>
                          <w:rFonts w:ascii="Cambria Math" w:hAnsi="Cambria Math" w:cs="Arial"/>
                        </w:rPr>
                        <m:t xml:space="preserve"> </m:t>
                      </w:del>
                    </m:r>
                  </m:num>
                  <m:den>
                    <m:r>
                      <w:del w:id="271" w:author="Harpak, Arbel" w:date="2022-03-30T12:24:00Z">
                        <w:rPr>
                          <w:rFonts w:ascii="Cambria Math" w:hAnsi="Cambria Math" w:cs="Arial"/>
                        </w:rPr>
                        <m:t>Var</m:t>
                      </w:del>
                    </m:r>
                    <m:d>
                      <m:dPr>
                        <m:begChr m:val="["/>
                        <m:endChr m:val="]"/>
                        <m:ctrlPr>
                          <w:del w:id="272" w:author="Harpak, Arbel" w:date="2022-03-30T12:24:00Z">
                            <w:rPr>
                              <w:rFonts w:ascii="Cambria Math" w:hAnsi="Cambria Math" w:cs="Arial"/>
                              <w:i/>
                            </w:rPr>
                          </w:del>
                        </m:ctrlPr>
                      </m:dPr>
                      <m:e>
                        <m:r>
                          <w:del w:id="273" w:author="Harpak, Arbel" w:date="2022-03-30T12:24:00Z">
                            <w:rPr>
                              <w:rFonts w:ascii="Cambria Math" w:hAnsi="Cambria Math" w:cs="Arial"/>
                            </w:rPr>
                            <m:t>G</m:t>
                          </w:del>
                        </m:r>
                      </m:e>
                    </m:d>
                    <m:r>
                      <w:del w:id="274" w:author="Harpak, Arbel" w:date="2022-03-30T12:24:00Z">
                        <w:rPr>
                          <w:rFonts w:ascii="Cambria Math" w:hAnsi="Cambria Math" w:cs="Arial"/>
                        </w:rPr>
                        <m:t>+Var</m:t>
                      </w:del>
                    </m:r>
                    <m:d>
                      <m:dPr>
                        <m:begChr m:val="["/>
                        <m:endChr m:val="]"/>
                        <m:ctrlPr>
                          <w:del w:id="275" w:author="Harpak, Arbel" w:date="2022-03-30T12:24:00Z">
                            <w:rPr>
                              <w:rFonts w:ascii="Cambria Math" w:hAnsi="Cambria Math" w:cs="Arial"/>
                              <w:i/>
                            </w:rPr>
                          </w:del>
                        </m:ctrlPr>
                      </m:dPr>
                      <m:e>
                        <m:r>
                          <w:del w:id="276" w:author="Harpak, Arbel" w:date="2022-03-30T12:24:00Z">
                            <w:rPr>
                              <w:rFonts w:ascii="Cambria Math" w:hAnsi="Cambria Math" w:cs="Arial"/>
                            </w:rPr>
                            <m:t>E</m:t>
                          </w:del>
                        </m:r>
                      </m:e>
                    </m:d>
                  </m:den>
                </m:f>
                <m:r>
                  <w:del w:id="277" w:author="Harpak, Arbel" w:date="2022-03-30T12:24:00Z">
                    <w:rPr>
                      <w:rFonts w:ascii="Cambria Math" w:hAnsi="Cambria Math" w:cs="Arial"/>
                    </w:rPr>
                    <m:t xml:space="preserve">≥ </m:t>
                  </w:del>
                </m:r>
                <m:f>
                  <m:fPr>
                    <m:ctrlPr>
                      <w:del w:id="278" w:author="Harpak, Arbel" w:date="2022-03-30T12:24:00Z">
                        <w:rPr>
                          <w:rFonts w:ascii="Cambria Math" w:hAnsi="Cambria Math" w:cs="Arial"/>
                          <w:i/>
                        </w:rPr>
                      </w:del>
                    </m:ctrlPr>
                  </m:fPr>
                  <m:num>
                    <m:r>
                      <w:del w:id="279" w:author="Harpak, Arbel" w:date="2022-03-30T12:24:00Z">
                        <w:rPr>
                          <w:rFonts w:ascii="Cambria Math" w:hAnsi="Cambria Math" w:cs="Arial"/>
                        </w:rPr>
                        <m:t>Var</m:t>
                      </w:del>
                    </m:r>
                    <m:d>
                      <m:dPr>
                        <m:begChr m:val="["/>
                        <m:endChr m:val="]"/>
                        <m:ctrlPr>
                          <w:del w:id="280" w:author="Harpak, Arbel" w:date="2022-03-30T12:24:00Z">
                            <w:rPr>
                              <w:rFonts w:ascii="Cambria Math" w:hAnsi="Cambria Math" w:cs="Arial"/>
                              <w:i/>
                            </w:rPr>
                          </w:del>
                        </m:ctrlPr>
                      </m:dPr>
                      <m:e>
                        <m:r>
                          <w:del w:id="281" w:author="Harpak, Arbel" w:date="2022-03-30T12:24:00Z">
                            <w:rPr>
                              <w:rFonts w:ascii="Cambria Math" w:hAnsi="Cambria Math" w:cs="Arial"/>
                            </w:rPr>
                            <m:t>G</m:t>
                          </w:del>
                        </m:r>
                      </m:e>
                    </m:d>
                    <m:r>
                      <w:del w:id="282" w:author="Harpak, Arbel" w:date="2022-03-30T12:24:00Z">
                        <m:rPr>
                          <m:lit/>
                        </m:rPr>
                        <w:rPr>
                          <w:rFonts w:ascii="Cambria Math" w:hAnsi="Cambria Math" w:cs="Arial"/>
                        </w:rPr>
                        <m:t xml:space="preserve"> </m:t>
                      </w:del>
                    </m:r>
                  </m:num>
                  <m:den>
                    <m:r>
                      <w:del w:id="283" w:author="Harpak, Arbel" w:date="2022-03-30T12:24:00Z">
                        <w:rPr>
                          <w:rFonts w:ascii="Cambria Math" w:hAnsi="Cambria Math" w:cs="Arial"/>
                        </w:rPr>
                        <m:t>Var</m:t>
                      </w:del>
                    </m:r>
                    <m:d>
                      <m:dPr>
                        <m:begChr m:val="["/>
                        <m:endChr m:val="]"/>
                        <m:ctrlPr>
                          <w:del w:id="284" w:author="Harpak, Arbel" w:date="2022-03-30T12:24:00Z">
                            <w:rPr>
                              <w:rFonts w:ascii="Cambria Math" w:hAnsi="Cambria Math" w:cs="Arial"/>
                              <w:i/>
                            </w:rPr>
                          </w:del>
                        </m:ctrlPr>
                      </m:dPr>
                      <m:e>
                        <m:r>
                          <w:del w:id="285" w:author="Harpak, Arbel" w:date="2022-03-30T12:24:00Z">
                            <w:rPr>
                              <w:rFonts w:ascii="Cambria Math" w:hAnsi="Cambria Math" w:cs="Arial"/>
                            </w:rPr>
                            <m:t>G</m:t>
                          </w:del>
                        </m:r>
                      </m:e>
                    </m:d>
                    <m:r>
                      <w:del w:id="286" w:author="Harpak, Arbel" w:date="2022-03-30T12:24:00Z">
                        <w:rPr>
                          <w:rFonts w:ascii="Cambria Math" w:hAnsi="Cambria Math" w:cs="Arial"/>
                        </w:rPr>
                        <m:t>+max</m:t>
                      </w:del>
                    </m:r>
                    <m:r>
                      <w:del w:id="287" w:author="Harpak, Arbel" w:date="2022-03-30T12:24:00Z">
                        <m:rPr>
                          <m:nor/>
                        </m:rPr>
                        <w:rPr>
                          <w:rFonts w:ascii="Cambria Math" w:hAnsi="Cambria Math" w:cs="Arial"/>
                          <w:i/>
                          <w:iCs/>
                        </w:rPr>
                        <m:t xml:space="preserve"> </m:t>
                      </w:del>
                    </m:r>
                    <m:r>
                      <w:del w:id="288" w:author="Harpak, Arbel" w:date="2022-03-30T12:24:00Z">
                        <w:rPr>
                          <w:rFonts w:ascii="Cambria Math" w:hAnsi="Cambria Math" w:cs="Arial"/>
                        </w:rPr>
                        <m:t>Var</m:t>
                      </w:del>
                    </m:r>
                    <m:d>
                      <m:dPr>
                        <m:begChr m:val="["/>
                        <m:endChr m:val="]"/>
                        <m:ctrlPr>
                          <w:del w:id="289" w:author="Harpak, Arbel" w:date="2022-03-30T12:24:00Z">
                            <w:rPr>
                              <w:rFonts w:ascii="Cambria Math" w:hAnsi="Cambria Math" w:cs="Arial"/>
                              <w:i/>
                            </w:rPr>
                          </w:del>
                        </m:ctrlPr>
                      </m:dPr>
                      <m:e>
                        <m:r>
                          <w:del w:id="290" w:author="Harpak, Arbel" w:date="2022-03-30T12:24:00Z">
                            <w:rPr>
                              <w:rFonts w:ascii="Cambria Math" w:hAnsi="Cambria Math" w:cs="Arial"/>
                            </w:rPr>
                            <m:t>E|S</m:t>
                          </w:del>
                        </m:r>
                      </m:e>
                    </m:d>
                  </m:den>
                </m:f>
                <m:r>
                  <w:del w:id="291" w:author="Harpak, Arbel" w:date="2022-03-30T12:24:00Z">
                    <w:rPr>
                      <w:rFonts w:ascii="Cambria Math" w:hAnsi="Cambria Math" w:cs="Arial"/>
                    </w:rPr>
                    <m:t>=</m:t>
                  </w:del>
                </m:r>
                <m:func>
                  <m:funcPr>
                    <m:ctrlPr>
                      <w:del w:id="292" w:author="Harpak, Arbel" w:date="2022-03-30T12:24:00Z">
                        <w:rPr>
                          <w:rFonts w:ascii="Cambria Math" w:hAnsi="Cambria Math" w:cs="Arial"/>
                          <w:i/>
                        </w:rPr>
                      </w:del>
                    </m:ctrlPr>
                  </m:funcPr>
                  <m:fName>
                    <m:r>
                      <w:del w:id="293" w:author="Harpak, Arbel" w:date="2022-03-30T12:24:00Z">
                        <m:rPr>
                          <m:sty m:val="p"/>
                        </m:rPr>
                        <w:rPr>
                          <w:rFonts w:ascii="Cambria Math" w:hAnsi="Cambria Math" w:cs="Arial"/>
                        </w:rPr>
                        <m:t>min</m:t>
                      </w:del>
                    </m:r>
                  </m:fName>
                  <m:e>
                    <m:sSubSup>
                      <m:sSubSupPr>
                        <m:ctrlPr>
                          <w:del w:id="294" w:author="Harpak, Arbel" w:date="2022-03-30T12:24:00Z">
                            <w:rPr>
                              <w:rFonts w:ascii="Cambria Math" w:hAnsi="Cambria Math" w:cs="Arial"/>
                              <w:i/>
                            </w:rPr>
                          </w:del>
                        </m:ctrlPr>
                      </m:sSubSupPr>
                      <m:e>
                        <m:r>
                          <w:del w:id="295" w:author="Harpak, Arbel" w:date="2022-03-30T12:24:00Z">
                            <w:rPr>
                              <w:rFonts w:ascii="Cambria Math" w:hAnsi="Cambria Math" w:cs="Arial"/>
                            </w:rPr>
                            <m:t>h</m:t>
                          </w:del>
                        </m:r>
                      </m:e>
                      <m:sub>
                        <m:r>
                          <w:del w:id="296" w:author="Harpak, Arbel" w:date="2022-03-30T12:24:00Z">
                            <w:rPr>
                              <w:rFonts w:ascii="Cambria Math" w:hAnsi="Cambria Math" w:cs="Arial"/>
                            </w:rPr>
                            <m:t>s</m:t>
                          </w:del>
                        </m:r>
                      </m:sub>
                      <m:sup>
                        <m:r>
                          <w:del w:id="297" w:author="Harpak, Arbel" w:date="2022-03-30T12:24:00Z">
                            <w:rPr>
                              <w:rFonts w:ascii="Cambria Math" w:hAnsi="Cambria Math" w:cs="Arial"/>
                            </w:rPr>
                            <m:t>2</m:t>
                          </w:del>
                        </m:r>
                      </m:sup>
                    </m:sSubSup>
                  </m:e>
                </m:func>
              </m:oMath>
            </m:oMathPara>
          </w:p>
        </w:tc>
        <w:tc>
          <w:tcPr>
            <w:tcW w:w="535" w:type="dxa"/>
          </w:tcPr>
          <w:p w14:paraId="742FA5FB" w14:textId="60CA6EEF" w:rsidR="006D2104" w:rsidRPr="008D0E34" w:rsidDel="00B73F37" w:rsidRDefault="006D2104" w:rsidP="00B73F37">
            <w:pPr>
              <w:pStyle w:val="NormalWeb"/>
              <w:spacing w:before="0" w:beforeAutospacing="0" w:after="0" w:afterAutospacing="0" w:line="360" w:lineRule="auto"/>
              <w:jc w:val="both"/>
              <w:rPr>
                <w:del w:id="298" w:author="Harpak, Arbel" w:date="2022-03-30T12:24:00Z"/>
                <w:rFonts w:ascii="Arial" w:hAnsi="Arial" w:cs="Arial"/>
              </w:rPr>
              <w:pPrChange w:id="299" w:author="Harpak, Arbel" w:date="2022-03-30T12:24:00Z">
                <w:pPr>
                  <w:spacing w:line="360" w:lineRule="auto"/>
                  <w:jc w:val="right"/>
                </w:pPr>
              </w:pPrChange>
            </w:pPr>
            <w:del w:id="300" w:author="Harpak, Arbel" w:date="2022-03-30T12:24:00Z">
              <w:r w:rsidDel="00B73F37">
                <w:rPr>
                  <w:rFonts w:ascii="Arial" w:hAnsi="Arial" w:cs="Arial"/>
                </w:rPr>
                <w:delText>(5)</w:delText>
              </w:r>
            </w:del>
          </w:p>
        </w:tc>
      </w:tr>
    </w:tbl>
    <w:p w14:paraId="6F005DC4" w14:textId="1FCEC015" w:rsidR="00F97BCB" w:rsidRPr="002C24E7" w:rsidRDefault="00F97BCB" w:rsidP="00B73F37">
      <w:pPr>
        <w:pStyle w:val="NormalWeb"/>
        <w:spacing w:before="0" w:beforeAutospacing="0" w:after="0" w:afterAutospacing="0" w:line="360" w:lineRule="auto"/>
        <w:jc w:val="both"/>
        <w:rPr>
          <w:rFonts w:ascii="Arial" w:hAnsi="Arial" w:cs="Arial"/>
          <w:sz w:val="20"/>
          <w:szCs w:val="20"/>
        </w:rPr>
        <w:pPrChange w:id="301" w:author="Harpak, Arbel" w:date="2022-03-30T12:24:00Z">
          <w:pPr>
            <w:spacing w:after="240" w:line="360" w:lineRule="auto"/>
          </w:pPr>
        </w:pPrChange>
      </w:pPr>
    </w:p>
    <w:p w14:paraId="7C1A16A5" w14:textId="71AF2AD6" w:rsidR="00F97BCB" w:rsidRDefault="00F97BCB" w:rsidP="002C24E7">
      <w:pPr>
        <w:pStyle w:val="NormalWeb"/>
        <w:spacing w:before="0" w:beforeAutospacing="0" w:after="0" w:afterAutospacing="0" w:line="360" w:lineRule="auto"/>
        <w:jc w:val="both"/>
        <w:rPr>
          <w:ins w:id="302" w:author="Harpak, Arbel" w:date="2022-03-30T15:22:00Z"/>
          <w:rFonts w:ascii="Arial" w:hAnsi="Arial" w:cs="Arial"/>
          <w:color w:val="000000"/>
          <w:sz w:val="22"/>
          <w:szCs w:val="22"/>
        </w:rPr>
      </w:pPr>
      <w:r w:rsidRPr="002C24E7">
        <w:rPr>
          <w:rFonts w:ascii="Arial" w:hAnsi="Arial" w:cs="Arial"/>
          <w:color w:val="000000"/>
          <w:sz w:val="22"/>
          <w:szCs w:val="22"/>
        </w:rPr>
        <w:t xml:space="preserve">Therefore, the observation of higher sex-specific heritabilities for most traits suggests that </w:t>
      </w:r>
      <w:ins w:id="303" w:author="Harpak, Arbel" w:date="2022-03-30T14:16:00Z">
        <w:r w:rsidR="00826447">
          <w:rPr>
            <w:rFonts w:ascii="Arial" w:hAnsi="Arial" w:cs="Arial"/>
            <w:color w:val="000000"/>
            <w:sz w:val="22"/>
            <w:szCs w:val="22"/>
          </w:rPr>
          <w:t xml:space="preserve">the </w:t>
        </w:r>
      </w:ins>
      <w:r w:rsidRPr="002C24E7">
        <w:rPr>
          <w:rFonts w:ascii="Arial" w:hAnsi="Arial" w:cs="Arial"/>
          <w:color w:val="000000"/>
          <w:sz w:val="22"/>
          <w:szCs w:val="22"/>
        </w:rPr>
        <w:t xml:space="preserve">genetic variance must differ between males and females. </w:t>
      </w:r>
      <w:ins w:id="304" w:author="Harpak, Arbel" w:date="2022-03-30T14:17:00Z">
        <w:r w:rsidR="00826447">
          <w:rPr>
            <w:rFonts w:ascii="Arial" w:hAnsi="Arial" w:cs="Arial"/>
            <w:color w:val="000000"/>
            <w:sz w:val="22"/>
            <w:szCs w:val="22"/>
          </w:rPr>
          <w:t xml:space="preserve">Given the random segregation of autosomal alleles independently of </w:t>
        </w:r>
      </w:ins>
      <w:ins w:id="305" w:author="Harpak, Arbel" w:date="2022-03-30T14:18:00Z">
        <w:r w:rsidR="00826447">
          <w:rPr>
            <w:rFonts w:ascii="Arial" w:hAnsi="Arial" w:cs="Arial"/>
            <w:color w:val="000000"/>
            <w:sz w:val="22"/>
            <w:szCs w:val="22"/>
          </w:rPr>
          <w:t>an individual’s sex chromosomes,</w:t>
        </w:r>
      </w:ins>
      <w:ins w:id="306" w:author="Harpak, Arbel" w:date="2022-03-30T14:17:00Z">
        <w:r w:rsidR="00826447">
          <w:rPr>
            <w:rFonts w:ascii="Arial" w:hAnsi="Arial" w:cs="Arial"/>
            <w:color w:val="000000"/>
            <w:sz w:val="22"/>
            <w:szCs w:val="22"/>
          </w:rPr>
          <w:t xml:space="preserve"> </w:t>
        </w:r>
      </w:ins>
      <w:del w:id="307" w:author="Harpak, Arbel" w:date="2022-03-30T14:18:00Z">
        <w:r w:rsidRPr="002C24E7" w:rsidDel="00826447">
          <w:rPr>
            <w:rFonts w:ascii="Arial" w:hAnsi="Arial" w:cs="Arial"/>
            <w:color w:val="000000"/>
            <w:sz w:val="22"/>
            <w:szCs w:val="22"/>
          </w:rPr>
          <w:delText>Assuming</w:delText>
        </w:r>
      </w:del>
      <w:ins w:id="308" w:author="Harpak, Arbel" w:date="2022-03-30T14:18:00Z">
        <w:r w:rsidR="00826447">
          <w:rPr>
            <w:rFonts w:ascii="Arial" w:hAnsi="Arial" w:cs="Arial"/>
            <w:color w:val="000000"/>
            <w:sz w:val="22"/>
            <w:szCs w:val="22"/>
          </w:rPr>
          <w:t>and a</w:t>
        </w:r>
        <w:r w:rsidR="00826447" w:rsidRPr="002C24E7">
          <w:rPr>
            <w:rFonts w:ascii="Arial" w:hAnsi="Arial" w:cs="Arial"/>
            <w:color w:val="000000"/>
            <w:sz w:val="22"/>
            <w:szCs w:val="22"/>
          </w:rPr>
          <w:t>ssuming</w:t>
        </w:r>
      </w:ins>
      <w:r w:rsidRPr="002C24E7">
        <w:rPr>
          <w:rFonts w:ascii="Arial" w:hAnsi="Arial" w:cs="Arial"/>
          <w:color w:val="000000"/>
          <w:sz w:val="22"/>
          <w:szCs w:val="22"/>
        </w:rPr>
        <w:t xml:space="preserve">, further, that there is little-to-no interaction of sex and participation in the UKB </w:t>
      </w:r>
      <w:sdt>
        <w:sdtPr>
          <w:rPr>
            <w:rFonts w:ascii="Arial" w:hAnsi="Arial" w:cs="Arial"/>
            <w:color w:val="000000"/>
            <w:sz w:val="20"/>
            <w:szCs w:val="20"/>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
          <w:id w:val="1073237571"/>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Benonisdottir</w:t>
          </w:r>
          <w:proofErr w:type="spellEnd"/>
          <w:r w:rsidR="003D7F7C" w:rsidRPr="00331361">
            <w:rPr>
              <w:rFonts w:ascii="Arial" w:hAnsi="Arial" w:cs="Arial"/>
              <w:sz w:val="22"/>
              <w:szCs w:val="22"/>
            </w:rPr>
            <w:t xml:space="preserve"> &amp; Kong, 2022)</w:t>
          </w:r>
        </w:sdtContent>
      </w:sdt>
      <w:r w:rsidR="00A52473">
        <w:rPr>
          <w:rFonts w:ascii="Arial" w:hAnsi="Arial" w:cs="Arial"/>
          <w:color w:val="000000"/>
          <w:sz w:val="22"/>
          <w:szCs w:val="22"/>
        </w:rPr>
        <w:t xml:space="preserve">, </w:t>
      </w:r>
      <w:r w:rsidRPr="002C24E7">
        <w:rPr>
          <w:rFonts w:ascii="Arial" w:hAnsi="Arial" w:cs="Arial"/>
          <w:color w:val="000000"/>
          <w:sz w:val="22"/>
          <w:szCs w:val="22"/>
        </w:rPr>
        <w:t xml:space="preserve">UKB allele frequencies in males and females are expected to be </w:t>
      </w:r>
      <w:del w:id="309" w:author="Harpak, Arbel" w:date="2022-03-30T14:18:00Z">
        <w:r w:rsidRPr="002C24E7" w:rsidDel="00826447">
          <w:rPr>
            <w:rFonts w:ascii="Arial" w:hAnsi="Arial" w:cs="Arial"/>
            <w:color w:val="000000"/>
            <w:sz w:val="22"/>
            <w:szCs w:val="22"/>
          </w:rPr>
          <w:delText>near-identical</w:delText>
        </w:r>
      </w:del>
      <w:ins w:id="310" w:author="Harpak, Arbel" w:date="2022-03-30T14:18:00Z">
        <w:r w:rsidR="00826447">
          <w:rPr>
            <w:rFonts w:ascii="Arial" w:hAnsi="Arial" w:cs="Arial"/>
            <w:color w:val="000000"/>
            <w:sz w:val="22"/>
            <w:szCs w:val="22"/>
          </w:rPr>
          <w:t>very similar</w:t>
        </w:r>
      </w:ins>
      <w:r w:rsidRPr="002C24E7">
        <w:rPr>
          <w:rFonts w:ascii="Arial" w:hAnsi="Arial" w:cs="Arial"/>
          <w:color w:val="000000"/>
          <w:sz w:val="22"/>
          <w:szCs w:val="22"/>
        </w:rPr>
        <w:t xml:space="preserve"> and thus </w:t>
      </w:r>
      <w:proofErr w:type="spellStart"/>
      <w:r w:rsidRPr="002C24E7">
        <w:rPr>
          <w:rFonts w:ascii="Arial" w:hAnsi="Arial" w:cs="Arial"/>
          <w:color w:val="000000"/>
          <w:sz w:val="22"/>
          <w:szCs w:val="22"/>
        </w:rPr>
        <w:t>this</w:t>
      </w:r>
      <w:del w:id="311" w:author="Harpak, Arbel" w:date="2022-03-30T14:19:00Z">
        <w:r w:rsidRPr="002C24E7" w:rsidDel="00826447">
          <w:rPr>
            <w:rFonts w:ascii="Arial" w:hAnsi="Arial" w:cs="Arial"/>
            <w:color w:val="000000"/>
            <w:sz w:val="22"/>
            <w:szCs w:val="22"/>
          </w:rPr>
          <w:delText xml:space="preserve"> observation </w:delText>
        </w:r>
      </w:del>
      <w:r w:rsidRPr="002C24E7">
        <w:rPr>
          <w:rFonts w:ascii="Arial" w:hAnsi="Arial" w:cs="Arial"/>
          <w:color w:val="000000"/>
          <w:sz w:val="22"/>
          <w:szCs w:val="22"/>
        </w:rPr>
        <w:t>suggests</w:t>
      </w:r>
      <w:proofErr w:type="spellEnd"/>
      <w:r w:rsidRPr="002C24E7">
        <w:rPr>
          <w:rFonts w:ascii="Arial" w:hAnsi="Arial" w:cs="Arial"/>
          <w:color w:val="000000"/>
          <w:sz w:val="22"/>
          <w:szCs w:val="22"/>
        </w:rPr>
        <w:t xml:space="preserve"> </w:t>
      </w:r>
      <w:proofErr w:type="spellStart"/>
      <w:r w:rsidRPr="002C24E7">
        <w:rPr>
          <w:rFonts w:ascii="Arial" w:hAnsi="Arial" w:cs="Arial"/>
          <w:color w:val="000000"/>
          <w:sz w:val="22"/>
          <w:szCs w:val="22"/>
        </w:rPr>
        <w:t xml:space="preserve">that </w:t>
      </w:r>
      <w:proofErr w:type="spellEnd"/>
      <w:r w:rsidRPr="002C24E7">
        <w:rPr>
          <w:rFonts w:ascii="Arial" w:hAnsi="Arial" w:cs="Arial"/>
          <w:color w:val="000000"/>
          <w:sz w:val="22"/>
          <w:szCs w:val="22"/>
        </w:rPr>
        <w:t xml:space="preserve">causal genetic effects differ somewhat between </w:t>
      </w:r>
      <w:commentRangeStart w:id="312"/>
      <w:r w:rsidRPr="002C24E7">
        <w:rPr>
          <w:rFonts w:ascii="Arial" w:hAnsi="Arial" w:cs="Arial"/>
          <w:color w:val="000000"/>
          <w:sz w:val="22"/>
          <w:szCs w:val="22"/>
        </w:rPr>
        <w:t>males and females for most traits we analyzed.</w:t>
      </w:r>
    </w:p>
    <w:p w14:paraId="680B4BB3" w14:textId="77777777" w:rsidR="0072592B" w:rsidRPr="002C24E7" w:rsidRDefault="0072592B" w:rsidP="002C24E7">
      <w:pPr>
        <w:pStyle w:val="NormalWeb"/>
        <w:spacing w:before="0" w:beforeAutospacing="0" w:after="0" w:afterAutospacing="0" w:line="360" w:lineRule="auto"/>
        <w:jc w:val="both"/>
        <w:rPr>
          <w:rFonts w:ascii="Arial" w:hAnsi="Arial" w:cs="Arial"/>
          <w:sz w:val="22"/>
          <w:szCs w:val="22"/>
        </w:rPr>
      </w:pPr>
    </w:p>
    <w:p w14:paraId="0FE3AE42" w14:textId="538BDD4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 less </w:t>
      </w:r>
      <w:commentRangeEnd w:id="312"/>
      <w:r w:rsidR="0072592B">
        <w:rPr>
          <w:rStyle w:val="CommentReference"/>
          <w:rFonts w:asciiTheme="minorHAnsi" w:eastAsiaTheme="minorHAnsi" w:hAnsiTheme="minorHAnsi" w:cstheme="minorBidi"/>
        </w:rPr>
        <w:commentReference w:id="312"/>
      </w:r>
      <w:r w:rsidRPr="002C24E7">
        <w:rPr>
          <w:rFonts w:ascii="Arial" w:hAnsi="Arial" w:cs="Arial"/>
          <w:color w:val="000000"/>
          <w:sz w:val="22"/>
          <w:szCs w:val="22"/>
        </w:rPr>
        <w:t>appreciated possibility for</w:t>
      </w:r>
      <w:ins w:id="313" w:author="Harpak, Arbel" w:date="2022-03-30T14:21:00Z">
        <w:r w:rsidR="00826447">
          <w:rPr>
            <w:rFonts w:ascii="Arial" w:hAnsi="Arial" w:cs="Arial"/>
            <w:color w:val="000000"/>
            <w:sz w:val="22"/>
            <w:szCs w:val="22"/>
          </w:rPr>
          <w:t xml:space="preserve"> pervasive</w:t>
        </w:r>
      </w:ins>
      <w:r w:rsidRPr="002C24E7">
        <w:rPr>
          <w:rFonts w:ascii="Arial" w:hAnsi="Arial" w:cs="Arial"/>
          <w:color w:val="000000"/>
          <w:sz w:val="22"/>
          <w:szCs w:val="22"/>
        </w:rPr>
        <w:t xml:space="preserve"> </w:t>
      </w:r>
      <w:proofErr w:type="spellStart"/>
      <w:r w:rsidRPr="002C24E7">
        <w:rPr>
          <w:rFonts w:ascii="Arial" w:hAnsi="Arial" w:cs="Arial"/>
          <w:color w:val="000000"/>
          <w:sz w:val="22"/>
          <w:szCs w:val="22"/>
        </w:rPr>
        <w:t>Gx</w:t>
      </w:r>
      <w:r w:rsidR="0091061E">
        <w:rPr>
          <w:rFonts w:ascii="Arial" w:hAnsi="Arial" w:cs="Arial"/>
          <w:color w:val="000000"/>
          <w:sz w:val="22"/>
          <w:szCs w:val="22"/>
        </w:rPr>
        <w:t>Sex</w:t>
      </w:r>
      <w:proofErr w:type="spellEnd"/>
      <w:r w:rsidRPr="002C24E7">
        <w:rPr>
          <w:rFonts w:ascii="Arial" w:hAnsi="Arial" w:cs="Arial"/>
          <w:color w:val="000000"/>
          <w:sz w:val="22"/>
          <w:szCs w:val="22"/>
        </w:rPr>
        <w:t xml:space="preserve"> is that the identity and direction of effects may often be shared (leading to high genetic correlation), but there are </w:t>
      </w:r>
      <w:ins w:id="314" w:author="Harpak, Arbel" w:date="2022-03-30T14:21:00Z">
        <w:r w:rsidR="00892534">
          <w:rPr>
            <w:rFonts w:ascii="Arial" w:hAnsi="Arial" w:cs="Arial"/>
            <w:color w:val="000000"/>
            <w:sz w:val="22"/>
            <w:szCs w:val="22"/>
          </w:rPr>
          <w:t xml:space="preserve">nonetheless </w:t>
        </w:r>
      </w:ins>
      <w:r w:rsidRPr="002C24E7">
        <w:rPr>
          <w:rFonts w:ascii="Arial" w:hAnsi="Arial" w:cs="Arial"/>
          <w:color w:val="000000"/>
          <w:sz w:val="22"/>
          <w:szCs w:val="22"/>
        </w:rPr>
        <w:t xml:space="preserve">pervasive differences in the magnitude of genetic effects—e.g., systematically larger genetic effects on blood pressure in females—which in turn lead to large differences in genetic variance (REFX </w:t>
      </w:r>
      <w:r w:rsidRPr="002C24E7">
        <w:rPr>
          <w:rFonts w:ascii="Arial" w:hAnsi="Arial" w:cs="Arial"/>
          <w:b/>
          <w:bCs/>
          <w:color w:val="000000"/>
          <w:sz w:val="22"/>
          <w:szCs w:val="22"/>
        </w:rPr>
        <w:t>Table 1</w:t>
      </w:r>
      <w:r w:rsidRPr="002C24E7">
        <w:rPr>
          <w:rFonts w:ascii="Arial" w:hAnsi="Arial" w:cs="Arial"/>
          <w:color w:val="000000"/>
          <w:sz w:val="22"/>
          <w:szCs w:val="22"/>
        </w:rPr>
        <w:t>, third model). To evaluate the evidence for systematic differences in the magnitude of genetic effects (“amplification”</w:t>
      </w:r>
      <w:r w:rsidR="0080431B" w:rsidRPr="002C24E7">
        <w:rPr>
          <w:rFonts w:ascii="Arial" w:hAnsi="Arial" w:cs="Arial"/>
          <w:color w:val="000000"/>
          <w:sz w:val="22"/>
          <w:szCs w:val="22"/>
        </w:rPr>
        <w:t>) and</w:t>
      </w:r>
      <w:r w:rsidRPr="002C24E7">
        <w:rPr>
          <w:rFonts w:ascii="Arial" w:hAnsi="Arial" w:cs="Arial"/>
          <w:color w:val="000000"/>
          <w:sz w:val="22"/>
          <w:szCs w:val="22"/>
        </w:rPr>
        <w:t xml:space="preserve"> compare it with evidence for uncorrelated effects as a main mechanism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we next set to infer the genome-wide covariance of genetic effects among the sexes.</w:t>
      </w:r>
    </w:p>
    <w:p w14:paraId="2CA0C643" w14:textId="77777777" w:rsidR="00F97BCB" w:rsidRPr="002C24E7" w:rsidRDefault="00F97BCB" w:rsidP="002C24E7">
      <w:pPr>
        <w:spacing w:line="360" w:lineRule="auto"/>
        <w:rPr>
          <w:rFonts w:ascii="Arial" w:hAnsi="Arial" w:cs="Arial"/>
          <w:sz w:val="20"/>
          <w:szCs w:val="20"/>
        </w:rPr>
      </w:pPr>
    </w:p>
    <w:p w14:paraId="2EE2B93B" w14:textId="4201D69E" w:rsidR="00F97BCB" w:rsidRPr="002C24E7" w:rsidRDefault="00F97BCB" w:rsidP="004429DC">
      <w:pPr>
        <w:pStyle w:val="Heading2"/>
      </w:pPr>
      <w:r w:rsidRPr="002C24E7">
        <w:t xml:space="preserve">Amplification of </w:t>
      </w:r>
      <w:r w:rsidR="009A4485">
        <w:t>g</w:t>
      </w:r>
      <w:r w:rsidRPr="002C24E7">
        <w:t xml:space="preserve">enetic </w:t>
      </w:r>
      <w:r w:rsidR="009A4485">
        <w:t>e</w:t>
      </w:r>
      <w:r w:rsidRPr="002C24E7">
        <w:t xml:space="preserve">ffects is the </w:t>
      </w:r>
      <w:r w:rsidR="009A4485">
        <w:t>p</w:t>
      </w:r>
      <w:r w:rsidRPr="002C24E7">
        <w:t xml:space="preserve">rimary </w:t>
      </w:r>
      <w:r w:rsidR="009A4485">
        <w:t>m</w:t>
      </w:r>
      <w:r w:rsidRPr="002C24E7">
        <w:t xml:space="preserve">ode of </w:t>
      </w:r>
      <w:proofErr w:type="spellStart"/>
      <w:r w:rsidRPr="002C24E7">
        <w:t>GxSex</w:t>
      </w:r>
      <w:proofErr w:type="spellEnd"/>
    </w:p>
    <w:p w14:paraId="4AE8CB73" w14:textId="6FA8CBD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n0sImlzVGVtcG9yYXJ5IjpmYWxzZX1dfQ=="/>
          <w:id w:val="143792611"/>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Urbut</w:t>
          </w:r>
          <w:proofErr w:type="spellEnd"/>
          <w:r w:rsidR="003D7F7C" w:rsidRPr="003D7F7C">
            <w:rPr>
              <w:rFonts w:ascii="Arial" w:hAnsi="Arial" w:cs="Arial"/>
              <w:color w:val="000000"/>
              <w:sz w:val="22"/>
              <w:szCs w:val="22"/>
            </w:rPr>
            <w:t xml:space="preserve"> et al., 2019)</w:t>
          </w:r>
        </w:sdtContent>
      </w:sdt>
      <w:r w:rsidRPr="002C24E7">
        <w:rPr>
          <w:rFonts w:ascii="Arial" w:hAnsi="Arial" w:cs="Arial"/>
          <w:color w:val="000000"/>
          <w:sz w:val="22"/>
          <w:szCs w:val="22"/>
        </w:rPr>
        <w:t xml:space="preserve">, a tool that allows the inference </w:t>
      </w:r>
      <w:r w:rsidR="0080431B" w:rsidRPr="002C24E7">
        <w:rPr>
          <w:rFonts w:ascii="Arial" w:hAnsi="Arial" w:cs="Arial"/>
          <w:color w:val="000000"/>
          <w:sz w:val="22"/>
          <w:szCs w:val="22"/>
        </w:rPr>
        <w:t>of genome</w:t>
      </w:r>
      <w:r w:rsidR="00AD16DC" w:rsidRPr="002C24E7">
        <w:rPr>
          <w:rFonts w:ascii="Arial" w:hAnsi="Arial" w:cs="Arial"/>
          <w:color w:val="000000"/>
          <w:sz w:val="22"/>
          <w:szCs w:val="22"/>
        </w:rPr>
        <w:t xml:space="preserve"> wide</w:t>
      </w:r>
      <w:r w:rsidRPr="002C24E7">
        <w:rPr>
          <w:rFonts w:ascii="Arial" w:hAnsi="Arial" w:cs="Arial"/>
          <w:color w:val="000000"/>
          <w:sz w:val="22"/>
          <w:szCs w:val="22"/>
        </w:rPr>
        <w:t xml:space="preserve"> frequencies of genetic covariance relationships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w:t>
      </w:r>
      <w:ins w:id="315" w:author="Harpak, Arbel" w:date="2022-03-30T15:16:00Z">
        <w:r w:rsidR="0072592B">
          <w:rPr>
            <w:rFonts w:ascii="Arial" w:hAnsi="Arial" w:cs="Arial"/>
            <w:color w:val="000000"/>
            <w:sz w:val="22"/>
            <w:szCs w:val="22"/>
          </w:rPr>
          <w:t xml:space="preserve">zero-centered </w:t>
        </w:r>
        <w:proofErr w:type="spellStart"/>
        <w:r w:rsidR="0072592B">
          <w:rPr>
            <w:rFonts w:ascii="Arial" w:hAnsi="Arial" w:cs="Arial"/>
            <w:color w:val="000000"/>
            <w:sz w:val="22"/>
            <w:szCs w:val="22"/>
          </w:rPr>
          <w:t>Normals</w:t>
        </w:r>
        <w:proofErr w:type="spellEnd"/>
        <w:r w:rsidR="0072592B">
          <w:rPr>
            <w:rFonts w:ascii="Arial" w:hAnsi="Arial" w:cs="Arial"/>
            <w:color w:val="000000"/>
            <w:sz w:val="22"/>
            <w:szCs w:val="22"/>
          </w:rPr>
          <w:t xml:space="preserve"> with various </w:t>
        </w:r>
      </w:ins>
      <w:del w:id="316" w:author="Harpak, Arbel" w:date="2022-03-30T15:17:00Z">
        <w:r w:rsidRPr="002C24E7" w:rsidDel="0072592B">
          <w:rPr>
            <w:rFonts w:ascii="Arial" w:hAnsi="Arial" w:cs="Arial"/>
            <w:color w:val="000000"/>
            <w:sz w:val="22"/>
            <w:szCs w:val="22"/>
          </w:rPr>
          <w:delText xml:space="preserve">possible </w:delText>
        </w:r>
      </w:del>
      <w:r w:rsidRPr="002C24E7">
        <w:rPr>
          <w:rFonts w:ascii="Arial" w:hAnsi="Arial" w:cs="Arial"/>
          <w:color w:val="000000"/>
          <w:sz w:val="22"/>
          <w:szCs w:val="22"/>
        </w:rPr>
        <w:t xml:space="preserve">covariance relationships (2x2 Variance-Covariance matrices for male and female effects). We pre-composed hypothesis covariance matrices that span a wide array of amplification and correlation relationships, and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(REFX </w:t>
      </w:r>
      <w:r w:rsidRPr="002C24E7">
        <w:rPr>
          <w:rFonts w:ascii="Arial" w:hAnsi="Arial" w:cs="Arial"/>
          <w:b/>
          <w:bCs/>
          <w:color w:val="000000"/>
          <w:sz w:val="22"/>
          <w:szCs w:val="22"/>
        </w:rPr>
        <w:t>Fig. 1B,</w:t>
      </w:r>
      <w:r w:rsidR="00BC61A6">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w:t>
      </w:r>
      <w:del w:id="317" w:author="Harpak, Arbel" w:date="2022-03-30T15:23:00Z">
        <w:r w:rsidRPr="002C24E7" w:rsidDel="0037561D">
          <w:rPr>
            <w:rFonts w:ascii="Arial" w:hAnsi="Arial" w:cs="Arial"/>
            <w:color w:val="000000"/>
            <w:sz w:val="22"/>
            <w:szCs w:val="22"/>
          </w:rPr>
          <w:delText xml:space="preserve">multiple </w:delText>
        </w:r>
      </w:del>
      <w:ins w:id="318" w:author="Harpak, Arbel" w:date="2022-03-30T15:23:00Z">
        <w:r w:rsidR="0037561D">
          <w:rPr>
            <w:rFonts w:ascii="Arial" w:hAnsi="Arial" w:cs="Arial"/>
            <w:color w:val="000000"/>
            <w:sz w:val="22"/>
            <w:szCs w:val="22"/>
          </w:rPr>
          <w:t>9</w:t>
        </w:r>
        <w:r w:rsidR="0037561D" w:rsidRPr="002C24E7">
          <w:rPr>
            <w:rFonts w:ascii="Arial" w:hAnsi="Arial" w:cs="Arial"/>
            <w:color w:val="000000"/>
            <w:sz w:val="22"/>
            <w:szCs w:val="22"/>
          </w:rPr>
          <w:t xml:space="preserve"> </w:t>
        </w:r>
      </w:ins>
      <w:r w:rsidRPr="002C24E7">
        <w:rPr>
          <w:rFonts w:ascii="Arial" w:hAnsi="Arial" w:cs="Arial"/>
          <w:color w:val="000000"/>
          <w:sz w:val="22"/>
          <w:szCs w:val="22"/>
        </w:rPr>
        <w:t xml:space="preserve">levels of male greater, </w:t>
      </w:r>
      <w:r w:rsidRPr="002C24E7">
        <w:rPr>
          <w:rFonts w:ascii="Arial" w:hAnsi="Arial" w:cs="Arial"/>
          <w:color w:val="000000"/>
          <w:sz w:val="22"/>
          <w:szCs w:val="22"/>
        </w:rPr>
        <w:lastRenderedPageBreak/>
        <w:t xml:space="preserve">female greater, and equal magnitude. We also included a matrix representing no effect in both conditions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FD1CB66" w14:textId="38A53E30"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w:t>
      </w:r>
      <w:del w:id="319" w:author="Harpak, Arbel" w:date="2022-03-30T15:19:00Z">
        <w:r w:rsidRPr="002C24E7" w:rsidDel="0072592B">
          <w:rPr>
            <w:rFonts w:ascii="Arial" w:hAnsi="Arial" w:cs="Arial"/>
            <w:color w:val="000000"/>
            <w:sz w:val="22"/>
            <w:szCs w:val="22"/>
          </w:rPr>
          <w:delText>M</w:delText>
        </w:r>
      </w:del>
      <w:ins w:id="320" w:author="Harpak, Arbel" w:date="2022-03-30T15:19:00Z">
        <w:r w:rsidR="0072592B">
          <w:rPr>
            <w:rFonts w:ascii="Arial" w:hAnsi="Arial" w:cs="Arial"/>
            <w:color w:val="000000"/>
            <w:sz w:val="22"/>
            <w:szCs w:val="22"/>
          </w:rPr>
          <w:t>male</w:t>
        </w:r>
      </w:ins>
      <w:r w:rsidRPr="002C24E7">
        <w:rPr>
          <w:rFonts w:ascii="Arial" w:hAnsi="Arial" w:cs="Arial"/>
          <w:color w:val="000000"/>
          <w:sz w:val="22"/>
          <w:szCs w:val="22"/>
        </w:rPr>
        <w:t>-</w:t>
      </w:r>
      <w:del w:id="321" w:author="Harpak, Arbel" w:date="2022-03-30T15:19:00Z">
        <w:r w:rsidRPr="002C24E7" w:rsidDel="0072592B">
          <w:rPr>
            <w:rFonts w:ascii="Arial" w:hAnsi="Arial" w:cs="Arial"/>
            <w:color w:val="000000"/>
            <w:sz w:val="22"/>
            <w:szCs w:val="22"/>
          </w:rPr>
          <w:delText xml:space="preserve">F </w:delText>
        </w:r>
      </w:del>
      <w:ins w:id="322" w:author="Harpak, Arbel" w:date="2022-03-30T15:19:00Z">
        <w:r w:rsidR="0072592B">
          <w:rPr>
            <w:rFonts w:ascii="Arial" w:hAnsi="Arial" w:cs="Arial"/>
            <w:color w:val="000000"/>
            <w:sz w:val="22"/>
            <w:szCs w:val="22"/>
          </w:rPr>
          <w:t>female</w:t>
        </w:r>
        <w:r w:rsidR="0072592B" w:rsidRPr="002C24E7">
          <w:rPr>
            <w:rFonts w:ascii="Arial" w:hAnsi="Arial" w:cs="Arial"/>
            <w:color w:val="000000"/>
            <w:sz w:val="22"/>
            <w:szCs w:val="22"/>
          </w:rPr>
          <w:t xml:space="preserve"> </w:t>
        </w:r>
      </w:ins>
      <w:r w:rsidRPr="002C24E7">
        <w:rPr>
          <w:rFonts w:ascii="Arial" w:hAnsi="Arial" w:cs="Arial"/>
          <w:color w:val="000000"/>
          <w:sz w:val="22"/>
          <w:szCs w:val="22"/>
        </w:rPr>
        <w:t xml:space="preserve">covariance: In terms of magnitude, the vast majority of effects should have much greater effect in males. In terms of correlation, we expect a class of genetic effects </w:t>
      </w:r>
      <w:ins w:id="323" w:author="Harpak, Arbel" w:date="2022-03-30T15:19:00Z">
        <w:r w:rsidR="0072592B">
          <w:rPr>
            <w:rFonts w:ascii="Arial" w:hAnsi="Arial" w:cs="Arial"/>
            <w:color w:val="000000"/>
            <w:sz w:val="22"/>
            <w:szCs w:val="22"/>
          </w:rPr>
          <w:t xml:space="preserve">acting </w:t>
        </w:r>
      </w:ins>
      <w:r w:rsidRPr="002C24E7">
        <w:rPr>
          <w:rFonts w:ascii="Arial" w:hAnsi="Arial" w:cs="Arial"/>
          <w:color w:val="000000"/>
          <w:sz w:val="22"/>
          <w:szCs w:val="22"/>
        </w:rPr>
        <w:t xml:space="preserve">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fSwiaXNUZW1wb3JhcnkiOmZhbHNlfV19"/>
          <w:id w:val="1990136885"/>
          <w:placeholder>
            <w:docPart w:val="DefaultPlaceholder_-1854013440"/>
          </w:placeholder>
        </w:sdtPr>
        <w:sdtEndPr/>
        <w:sdtContent>
          <w:r w:rsidR="003D7F7C" w:rsidRPr="003D7F7C">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w:t>
      </w:r>
      <w:del w:id="324" w:author="Harpak, Arbel" w:date="2022-03-30T15:20:00Z">
        <w:r w:rsidRPr="002C24E7" w:rsidDel="0072592B">
          <w:rPr>
            <w:rFonts w:ascii="Arial" w:hAnsi="Arial" w:cs="Arial"/>
            <w:color w:val="000000"/>
            <w:sz w:val="22"/>
            <w:szCs w:val="22"/>
          </w:rPr>
          <w:delText>can be</w:delText>
        </w:r>
      </w:del>
      <w:ins w:id="325" w:author="Harpak, Arbel" w:date="2022-03-30T15:20:00Z">
        <w:r w:rsidR="0072592B">
          <w:rPr>
            <w:rFonts w:ascii="Arial" w:hAnsi="Arial" w:cs="Arial"/>
            <w:color w:val="000000"/>
            <w:sz w:val="22"/>
            <w:szCs w:val="22"/>
          </w:rPr>
          <w:t>were</w:t>
        </w:r>
      </w:ins>
      <w:r w:rsidRPr="002C24E7">
        <w:rPr>
          <w:rFonts w:ascii="Arial" w:hAnsi="Arial" w:cs="Arial"/>
          <w:color w:val="000000"/>
          <w:sz w:val="22"/>
          <w:szCs w:val="22"/>
        </w:rPr>
        <w:t xml:space="preserve"> found </w:t>
      </w:r>
      <w:ins w:id="326" w:author="Harpak, Arbel" w:date="2022-03-30T15:20:00Z">
        <w:r w:rsidR="0072592B">
          <w:rPr>
            <w:rFonts w:ascii="Arial" w:hAnsi="Arial" w:cs="Arial"/>
            <w:color w:val="000000"/>
            <w:sz w:val="22"/>
            <w:szCs w:val="22"/>
          </w:rPr>
          <w:t xml:space="preserve">to </w:t>
        </w:r>
      </w:ins>
      <w:del w:id="327" w:author="Harpak, Arbel" w:date="2022-03-30T15:20:00Z">
        <w:r w:rsidRPr="002C24E7" w:rsidDel="0072592B">
          <w:rPr>
            <w:rFonts w:ascii="Arial" w:hAnsi="Arial" w:cs="Arial"/>
            <w:color w:val="000000"/>
            <w:sz w:val="22"/>
            <w:szCs w:val="22"/>
          </w:rPr>
          <w:delText xml:space="preserve">involving </w:delText>
        </w:r>
      </w:del>
      <w:ins w:id="328" w:author="Harpak, Arbel" w:date="2022-03-30T15:20:00Z">
        <w:r w:rsidR="0072592B" w:rsidRPr="002C24E7">
          <w:rPr>
            <w:rFonts w:ascii="Arial" w:hAnsi="Arial" w:cs="Arial"/>
            <w:color w:val="000000"/>
            <w:sz w:val="22"/>
            <w:szCs w:val="22"/>
          </w:rPr>
          <w:t>involv</w:t>
        </w:r>
        <w:r w:rsidR="0072592B">
          <w:rPr>
            <w:rFonts w:ascii="Arial" w:hAnsi="Arial" w:cs="Arial"/>
            <w:color w:val="000000"/>
            <w:sz w:val="22"/>
            <w:szCs w:val="22"/>
          </w:rPr>
          <w:t>e</w:t>
        </w:r>
        <w:r w:rsidR="0072592B" w:rsidRPr="002C24E7">
          <w:rPr>
            <w:rFonts w:ascii="Arial" w:hAnsi="Arial" w:cs="Arial"/>
            <w:color w:val="000000"/>
            <w:sz w:val="22"/>
            <w:szCs w:val="22"/>
          </w:rPr>
          <w:t xml:space="preserve"> </w:t>
        </w:r>
      </w:ins>
      <w:r w:rsidRPr="002C24E7">
        <w:rPr>
          <w:rFonts w:ascii="Arial" w:hAnsi="Arial" w:cs="Arial"/>
          <w:color w:val="000000"/>
          <w:sz w:val="22"/>
          <w:szCs w:val="22"/>
        </w:rPr>
        <w:t xml:space="preserve">sex hormone-binding globulin (SHBG), which decreases the amount of 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sidR="00AD16DC" w:rsidRPr="002C24E7">
        <w:rPr>
          <w:rFonts w:ascii="Arial" w:hAnsi="Arial" w:cs="Arial"/>
          <w:color w:val="000000"/>
          <w:sz w:val="22"/>
          <w:szCs w:val="22"/>
        </w:rPr>
        <w:t>(</w:t>
      </w:r>
      <w:r w:rsidR="008D6094">
        <w:rPr>
          <w:rFonts w:ascii="Arial" w:hAnsi="Arial" w:cs="Arial"/>
          <w:color w:val="000000"/>
          <w:sz w:val="22"/>
          <w:szCs w:val="22"/>
        </w:rPr>
        <w:t>±</w:t>
      </w:r>
      <w:r w:rsidRPr="002C24E7">
        <w:rPr>
          <w:rFonts w:ascii="Arial" w:hAnsi="Arial" w:cs="Arial"/>
          <w:color w:val="000000"/>
          <w:sz w:val="22"/>
          <w:szCs w:val="22"/>
        </w:rPr>
        <w:t xml:space="preserve"> 0.7%) having no effect in females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0E74F2FB" w14:textId="47B0539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While testosterone is unusual in the relative lack of correlation and the extent of male lob-sided amplification, about half (13/27) of the traits analyzed had the majority of weights placed on either female-greater or male-greater magnitudes (REFX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2222BC">
        <w:rPr>
          <w:rFonts w:ascii="Arial" w:hAnsi="Arial" w:cs="Arial"/>
          <w:b/>
          <w:bCs/>
          <w:color w:val="000000"/>
          <w:sz w:val="22"/>
          <w:szCs w:val="22"/>
        </w:rPr>
        <w:t>AA</w:t>
      </w:r>
      <w:r w:rsidRPr="002C24E7">
        <w:rPr>
          <w:rFonts w:ascii="Arial" w:hAnsi="Arial" w:cs="Arial"/>
          <w:color w:val="000000"/>
          <w:sz w:val="22"/>
          <w:szCs w:val="22"/>
        </w:rPr>
        <w:t xml:space="preserve">) and arm fat-free mass </w:t>
      </w:r>
      <w:del w:id="329" w:author="Harpak, Arbel" w:date="2022-03-30T15:29:00Z">
        <w:r w:rsidRPr="002C24E7" w:rsidDel="00C037DD">
          <w:rPr>
            <w:rFonts w:ascii="Arial" w:hAnsi="Arial" w:cs="Arial"/>
            <w:color w:val="000000"/>
            <w:sz w:val="22"/>
            <w:szCs w:val="22"/>
          </w:rPr>
          <w:delText xml:space="preserve">traits </w:delText>
        </w:r>
      </w:del>
      <w:r w:rsidRPr="002C24E7">
        <w:rPr>
          <w:rFonts w:ascii="Arial" w:hAnsi="Arial" w:cs="Arial"/>
          <w:color w:val="000000"/>
          <w:sz w:val="22"/>
          <w:szCs w:val="22"/>
        </w:rPr>
        <w:t xml:space="preserve">(right) showed higher percentages of greater effects in males (92%;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DA579E">
        <w:rPr>
          <w:rFonts w:ascii="Arial" w:hAnsi="Arial" w:cs="Arial"/>
          <w:b/>
          <w:bCs/>
          <w:color w:val="000000"/>
          <w:sz w:val="22"/>
          <w:szCs w:val="22"/>
        </w:rPr>
        <w:t>C</w:t>
      </w:r>
      <w:r w:rsidRPr="002C24E7">
        <w:rPr>
          <w:rFonts w:ascii="Arial" w:hAnsi="Arial" w:cs="Arial"/>
          <w:color w:val="000000"/>
          <w:sz w:val="22"/>
          <w:szCs w:val="22"/>
        </w:rPr>
        <w:t xml:space="preserve">). Both traits had weights concentrated on highly correlated </w:t>
      </w:r>
      <w:del w:id="330" w:author="Harpak, Arbel" w:date="2022-03-30T15:29:00Z">
        <w:r w:rsidRPr="002C24E7" w:rsidDel="00C037DD">
          <w:rPr>
            <w:rFonts w:ascii="Arial" w:hAnsi="Arial" w:cs="Arial"/>
            <w:color w:val="000000"/>
            <w:sz w:val="22"/>
            <w:szCs w:val="22"/>
          </w:rPr>
          <w:delText>genetic effect matrices</w:delText>
        </w:r>
      </w:del>
      <w:ins w:id="331" w:author="Harpak, Arbel" w:date="2022-03-30T15:29:00Z">
        <w:r w:rsidR="00C037DD">
          <w:rPr>
            <w:rFonts w:ascii="Arial" w:hAnsi="Arial" w:cs="Arial"/>
            <w:color w:val="000000"/>
            <w:sz w:val="22"/>
            <w:szCs w:val="22"/>
          </w:rPr>
          <w:t>effects</w:t>
        </w:r>
      </w:ins>
      <w:r w:rsidRPr="002C24E7">
        <w:rPr>
          <w:rFonts w:ascii="Arial" w:hAnsi="Arial" w:cs="Arial"/>
          <w:color w:val="000000"/>
          <w:sz w:val="22"/>
          <w:szCs w:val="22"/>
        </w:rPr>
        <w:t>. </w:t>
      </w:r>
    </w:p>
    <w:p w14:paraId="379A4261" w14:textId="61424EE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commentRangeStart w:id="332"/>
      <w:r w:rsidRPr="002C24E7">
        <w:rPr>
          <w:rFonts w:ascii="Arial" w:hAnsi="Arial" w:cs="Arial"/>
          <w:noProof/>
          <w:color w:val="000000"/>
          <w:sz w:val="22"/>
          <w:szCs w:val="22"/>
          <w:bdr w:val="none" w:sz="0" w:space="0" w:color="auto" w:frame="1"/>
        </w:rPr>
        <w:lastRenderedPageBreak/>
        <w:drawing>
          <wp:inline distT="0" distB="0" distL="0" distR="0" wp14:anchorId="51C9CFEA" wp14:editId="6CB11A13">
            <wp:extent cx="5943600" cy="420052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commentRangeEnd w:id="332"/>
      <w:r w:rsidR="00C037DD">
        <w:rPr>
          <w:rStyle w:val="CommentReference"/>
          <w:rFonts w:asciiTheme="minorHAnsi" w:eastAsiaTheme="minorHAnsi" w:hAnsiTheme="minorHAnsi" w:cstheme="minorBidi"/>
        </w:rPr>
        <w:commentReference w:id="332"/>
      </w:r>
    </w:p>
    <w:p w14:paraId="33F149BF" w14:textId="30A3828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3. Phenotypic variance strongly correlates with amplification.</w:t>
      </w:r>
      <w:r w:rsidRPr="002C24E7">
        <w:rPr>
          <w:rFonts w:ascii="Arial" w:hAnsi="Arial" w:cs="Arial"/>
          <w:color w:val="000000"/>
          <w:sz w:val="18"/>
          <w:szCs w:val="18"/>
        </w:rPr>
        <w:t xml:space="preserve"> The x-axis represents the amplification of </w:t>
      </w:r>
      <w:ins w:id="333" w:author="Harpak, Arbel" w:date="2022-03-30T15:30:00Z">
        <w:r w:rsidR="00C037DD">
          <w:rPr>
            <w:rFonts w:ascii="Arial" w:hAnsi="Arial" w:cs="Arial"/>
            <w:color w:val="000000"/>
            <w:sz w:val="18"/>
            <w:szCs w:val="18"/>
          </w:rPr>
          <w:t xml:space="preserve">polygenic </w:t>
        </w:r>
      </w:ins>
      <w:r w:rsidRPr="002C24E7">
        <w:rPr>
          <w:rFonts w:ascii="Arial" w:hAnsi="Arial" w:cs="Arial"/>
          <w:color w:val="000000"/>
          <w:sz w:val="18"/>
          <w:szCs w:val="18"/>
        </w:rPr>
        <w:t>effect</w:t>
      </w:r>
      <w:ins w:id="334" w:author="Harpak, Arbel" w:date="2022-03-30T15:30:00Z">
        <w:r w:rsidR="00C037DD">
          <w:rPr>
            <w:rFonts w:ascii="Arial" w:hAnsi="Arial" w:cs="Arial"/>
            <w:color w:val="000000"/>
            <w:sz w:val="18"/>
            <w:szCs w:val="18"/>
          </w:rPr>
          <w:t>s</w:t>
        </w:r>
      </w:ins>
      <w:del w:id="335" w:author="Harpak, Arbel" w:date="2022-03-30T15:30:00Z">
        <w:r w:rsidRPr="002C24E7" w:rsidDel="00C037DD">
          <w:rPr>
            <w:rFonts w:ascii="Arial" w:hAnsi="Arial" w:cs="Arial"/>
            <w:color w:val="000000"/>
            <w:sz w:val="18"/>
            <w:szCs w:val="18"/>
          </w:rPr>
          <w:delText xml:space="preserve"> sizes</w:delText>
        </w:r>
      </w:del>
      <w:r w:rsidRPr="002C24E7">
        <w:rPr>
          <w:rFonts w:ascii="Arial" w:hAnsi="Arial" w:cs="Arial"/>
          <w:color w:val="000000"/>
          <w:sz w:val="18"/>
          <w:szCs w:val="18"/>
        </w:rPr>
        <w:t xml:space="preserve">, and is calculated by taking the difference between the sum of weights on matrices with male effects greater in magnitude than female effects (M&gt;F) and sum of weights of M&lt;F matrices. </w:t>
      </w:r>
      <w:r w:rsidRPr="002C24E7">
        <w:rPr>
          <w:rStyle w:val="apple-tab-span"/>
          <w:rFonts w:ascii="Arial" w:hAnsi="Arial" w:cs="Arial"/>
          <w:color w:val="000000"/>
          <w:sz w:val="18"/>
          <w:szCs w:val="18"/>
        </w:rPr>
        <w:tab/>
      </w:r>
    </w:p>
    <w:p w14:paraId="4AA6FB4E" w14:textId="77777777" w:rsidR="00F97BCB" w:rsidRPr="002C24E7" w:rsidRDefault="00F97BCB" w:rsidP="002C24E7">
      <w:pPr>
        <w:spacing w:line="360" w:lineRule="auto"/>
        <w:rPr>
          <w:rFonts w:ascii="Arial" w:hAnsi="Arial" w:cs="Arial"/>
          <w:sz w:val="20"/>
          <w:szCs w:val="20"/>
        </w:rPr>
      </w:pPr>
    </w:p>
    <w:p w14:paraId="0303ADCA" w14:textId="1CB5A45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addition, none of the 27 traits we studied had more than 10% of the non-zero weights on matrices with negative correlation, save for testosterone, which had 17%. Most weights were rather on perfect or </w:t>
      </w:r>
      <w:del w:id="336" w:author="Harpak, Arbel" w:date="2022-03-31T11:08:00Z">
        <w:r w:rsidRPr="002C24E7" w:rsidDel="00C05586">
          <w:rPr>
            <w:rFonts w:ascii="Arial" w:hAnsi="Arial" w:cs="Arial"/>
            <w:color w:val="000000"/>
            <w:sz w:val="22"/>
            <w:szCs w:val="22"/>
          </w:rPr>
          <w:delText xml:space="preserve">partially </w:delText>
        </w:r>
      </w:del>
      <w:ins w:id="337" w:author="Harpak, Arbel" w:date="2022-03-31T11:08:00Z">
        <w:r w:rsidR="00C05586">
          <w:rPr>
            <w:rFonts w:ascii="Arial" w:hAnsi="Arial" w:cs="Arial"/>
            <w:color w:val="000000"/>
            <w:sz w:val="22"/>
            <w:szCs w:val="22"/>
          </w:rPr>
          <w:t>high</w:t>
        </w:r>
        <w:r w:rsidR="00C05586" w:rsidRPr="002C24E7">
          <w:rPr>
            <w:rFonts w:ascii="Arial" w:hAnsi="Arial" w:cs="Arial"/>
            <w:color w:val="000000"/>
            <w:sz w:val="22"/>
            <w:szCs w:val="22"/>
          </w:rPr>
          <w:t xml:space="preserve"> </w:t>
        </w:r>
      </w:ins>
      <w:r w:rsidRPr="002C24E7">
        <w:rPr>
          <w:rFonts w:ascii="Arial" w:hAnsi="Arial" w:cs="Arial"/>
          <w:color w:val="000000"/>
          <w:sz w:val="22"/>
          <w:szCs w:val="22"/>
        </w:rPr>
        <w:t>positive correlation matrices. For example, diastolic blood pressure and eosinophil percentage had 66% (REFX</w:t>
      </w:r>
      <w:r w:rsidRPr="002C24E7">
        <w:rPr>
          <w:rFonts w:ascii="Arial" w:hAnsi="Arial" w:cs="Arial"/>
          <w:b/>
          <w:bCs/>
          <w:color w:val="000000"/>
          <w:sz w:val="22"/>
          <w:szCs w:val="22"/>
        </w:rPr>
        <w:t xml:space="preserve"> </w:t>
      </w:r>
      <w:del w:id="338" w:author="Harpak, Arbel" w:date="2022-03-30T12:14:00Z">
        <w:r w:rsidRPr="002C24E7" w:rsidDel="00A2008C">
          <w:rPr>
            <w:rFonts w:ascii="Arial" w:hAnsi="Arial" w:cs="Arial"/>
            <w:b/>
            <w:bCs/>
            <w:color w:val="000000"/>
            <w:sz w:val="22"/>
            <w:szCs w:val="22"/>
          </w:rPr>
          <w:delText xml:space="preserve">Fig </w:delText>
        </w:r>
      </w:del>
      <w:ins w:id="339" w:author="Harpak, Arbel" w:date="2022-03-30T12:14:00Z">
        <w:r w:rsidR="00A2008C">
          <w:rPr>
            <w:rFonts w:ascii="Arial" w:hAnsi="Arial" w:cs="Arial"/>
            <w:b/>
            <w:bCs/>
            <w:color w:val="000000"/>
            <w:sz w:val="22"/>
            <w:szCs w:val="22"/>
          </w:rPr>
          <w:t xml:space="preserve">Fig. </w:t>
        </w:r>
      </w:ins>
      <w:r w:rsidRPr="002C24E7">
        <w:rPr>
          <w:rFonts w:ascii="Arial" w:hAnsi="Arial" w:cs="Arial"/>
          <w:b/>
          <w:bCs/>
          <w:color w:val="000000"/>
          <w:sz w:val="22"/>
          <w:szCs w:val="22"/>
        </w:rPr>
        <w:t>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(REFX </w:t>
      </w:r>
      <w:r w:rsidRPr="0080431B">
        <w:rPr>
          <w:rFonts w:ascii="Arial" w:hAnsi="Arial" w:cs="Arial"/>
          <w:b/>
          <w:bCs/>
          <w:color w:val="000000"/>
          <w:sz w:val="22"/>
          <w:szCs w:val="22"/>
        </w:rPr>
        <w:t>Fig. S</w:t>
      </w:r>
      <w:r w:rsidR="007E2D3A">
        <w:rPr>
          <w:rFonts w:ascii="Arial" w:hAnsi="Arial" w:cs="Arial"/>
          <w:b/>
          <w:bCs/>
          <w:color w:val="000000"/>
          <w:sz w:val="22"/>
          <w:szCs w:val="22"/>
        </w:rPr>
        <w:t>7</w:t>
      </w:r>
      <w:r w:rsidRPr="002C24E7">
        <w:rPr>
          <w:rFonts w:ascii="Arial" w:hAnsi="Arial" w:cs="Arial"/>
          <w:color w:val="000000"/>
          <w:sz w:val="22"/>
          <w:szCs w:val="22"/>
        </w:rPr>
        <w:t>).</w:t>
      </w:r>
    </w:p>
    <w:p w14:paraId="3F2ED8AD" w14:textId="77777777" w:rsidR="00F97BCB" w:rsidRPr="002C24E7" w:rsidRDefault="00F97BCB" w:rsidP="002C24E7">
      <w:pPr>
        <w:spacing w:line="360" w:lineRule="auto"/>
        <w:rPr>
          <w:rFonts w:ascii="Arial" w:hAnsi="Arial" w:cs="Arial"/>
          <w:sz w:val="20"/>
          <w:szCs w:val="20"/>
        </w:rPr>
      </w:pPr>
    </w:p>
    <w:p w14:paraId="033B4AD5" w14:textId="0D44FFA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also found that, across traits, the difference between male and female amplification weights </w:t>
      </w:r>
      <w:del w:id="340" w:author="Harpak, Arbel" w:date="2022-03-31T11:09:00Z">
        <w:r w:rsidRPr="002C24E7" w:rsidDel="00C05586">
          <w:rPr>
            <w:rFonts w:ascii="Arial" w:hAnsi="Arial" w:cs="Arial"/>
            <w:color w:val="000000"/>
            <w:sz w:val="22"/>
            <w:szCs w:val="22"/>
          </w:rPr>
          <w:delText xml:space="preserve">and the ratio </w:delText>
        </w:r>
      </w:del>
      <w:r w:rsidRPr="002C24E7">
        <w:rPr>
          <w:rFonts w:ascii="Arial" w:hAnsi="Arial" w:cs="Arial"/>
          <w:color w:val="000000"/>
          <w:sz w:val="22"/>
          <w:szCs w:val="22"/>
        </w:rPr>
        <w:t>correlates strongly with male-to-female phenotypic variance ratio (Pearson r=0.873, p=10</w:t>
      </w:r>
      <w:r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after removing testosterone as an outlier; REFX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leading to differences in genetic variance and thereby </w:t>
      </w:r>
      <w:r w:rsidRPr="002C24E7">
        <w:rPr>
          <w:rFonts w:ascii="Arial" w:hAnsi="Arial" w:cs="Arial"/>
          <w:color w:val="000000"/>
          <w:sz w:val="22"/>
          <w:szCs w:val="22"/>
        </w:rPr>
        <w:lastRenderedPageBreak/>
        <w:t xml:space="preserve">contributing substantially to sex differences in phenotypic variance. Together, these observations </w:t>
      </w:r>
      <w:r w:rsidR="00FD74FF" w:rsidRPr="002C24E7">
        <w:rPr>
          <w:rFonts w:ascii="Arial" w:hAnsi="Arial" w:cs="Arial"/>
          <w:color w:val="000000"/>
          <w:sz w:val="22"/>
          <w:szCs w:val="22"/>
        </w:rPr>
        <w:t>point to</w:t>
      </w:r>
      <w:r w:rsidRPr="002C24E7">
        <w:rPr>
          <w:rFonts w:ascii="Arial" w:hAnsi="Arial" w:cs="Arial"/>
          <w:color w:val="000000"/>
          <w:sz w:val="22"/>
          <w:szCs w:val="22"/>
        </w:rPr>
        <w:t xml:space="preserve"> amplification, rather than uncorrelated effects, as a </w:t>
      </w:r>
      <w:del w:id="341" w:author="Harpak, Arbel" w:date="2022-03-31T11:12:00Z">
        <w:r w:rsidRPr="002C24E7" w:rsidDel="00C05586">
          <w:rPr>
            <w:rFonts w:ascii="Arial" w:hAnsi="Arial" w:cs="Arial"/>
            <w:color w:val="000000"/>
            <w:sz w:val="22"/>
            <w:szCs w:val="22"/>
          </w:rPr>
          <w:delText xml:space="preserve">pervasive </w:delText>
        </w:r>
      </w:del>
      <w:ins w:id="342" w:author="Harpak, Arbel" w:date="2022-03-31T11:12:00Z">
        <w:r w:rsidR="00C05586">
          <w:rPr>
            <w:rFonts w:ascii="Arial" w:hAnsi="Arial" w:cs="Arial"/>
            <w:color w:val="000000"/>
            <w:sz w:val="22"/>
            <w:szCs w:val="22"/>
          </w:rPr>
          <w:t>primary</w:t>
        </w:r>
        <w:r w:rsidR="00C05586" w:rsidRPr="002C24E7">
          <w:rPr>
            <w:rFonts w:ascii="Arial" w:hAnsi="Arial" w:cs="Arial"/>
            <w:color w:val="000000"/>
            <w:sz w:val="22"/>
            <w:szCs w:val="22"/>
          </w:rPr>
          <w:t xml:space="preserve"> </w:t>
        </w:r>
      </w:ins>
      <w:del w:id="343" w:author="Harpak, Arbel" w:date="2022-03-31T11:12:00Z">
        <w:r w:rsidRPr="002C24E7" w:rsidDel="00C05586">
          <w:rPr>
            <w:rFonts w:ascii="Arial" w:hAnsi="Arial" w:cs="Arial"/>
            <w:color w:val="000000"/>
            <w:sz w:val="22"/>
            <w:szCs w:val="22"/>
          </w:rPr>
          <w:delText xml:space="preserve">mechanism </w:delText>
        </w:r>
      </w:del>
      <w:ins w:id="344" w:author="Harpak, Arbel" w:date="2022-03-31T11:12:00Z">
        <w:r w:rsidR="00C05586">
          <w:rPr>
            <w:rFonts w:ascii="Arial" w:hAnsi="Arial" w:cs="Arial"/>
            <w:color w:val="000000"/>
            <w:sz w:val="22"/>
            <w:szCs w:val="22"/>
          </w:rPr>
          <w:t>mode</w:t>
        </w:r>
        <w:r w:rsidR="00C05586" w:rsidRPr="002C24E7">
          <w:rPr>
            <w:rFonts w:ascii="Arial" w:hAnsi="Arial" w:cs="Arial"/>
            <w:color w:val="000000"/>
            <w:sz w:val="22"/>
            <w:szCs w:val="22"/>
          </w:rPr>
          <w:t xml:space="preserve"> </w:t>
        </w:r>
      </w:ins>
      <w:r w:rsidRPr="002C24E7">
        <w:rPr>
          <w:rFonts w:ascii="Arial" w:hAnsi="Arial" w:cs="Arial"/>
          <w:color w:val="000000"/>
          <w:sz w:val="22"/>
          <w:szCs w:val="22"/>
        </w:rPr>
        <w:t xml:space="preserve">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t>
      </w:r>
    </w:p>
    <w:p w14:paraId="14B279AA" w14:textId="77777777" w:rsidR="00F97BCB" w:rsidRPr="002C24E7" w:rsidRDefault="00F97BCB" w:rsidP="002C24E7">
      <w:pPr>
        <w:spacing w:line="360" w:lineRule="auto"/>
        <w:rPr>
          <w:rFonts w:ascii="Arial" w:hAnsi="Arial" w:cs="Arial"/>
          <w:sz w:val="20"/>
          <w:szCs w:val="20"/>
        </w:rPr>
      </w:pPr>
    </w:p>
    <w:p w14:paraId="1DF22FA7" w14:textId="7797FB51" w:rsidR="00F97BCB" w:rsidRPr="002C24E7" w:rsidRDefault="00F97BCB" w:rsidP="004429DC">
      <w:pPr>
        <w:pStyle w:val="Heading2"/>
      </w:pPr>
      <w:r w:rsidRPr="002C24E7">
        <w:t xml:space="preserve">Low </w:t>
      </w:r>
      <w:r w:rsidR="002F72A5">
        <w:t>u</w:t>
      </w:r>
      <w:r w:rsidRPr="002C24E7">
        <w:t xml:space="preserve">tility of </w:t>
      </w:r>
      <w:r w:rsidR="002F72A5">
        <w:t>s</w:t>
      </w:r>
      <w:r w:rsidRPr="002C24E7">
        <w:t>ex-</w:t>
      </w:r>
      <w:r w:rsidR="002F72A5">
        <w:t>s</w:t>
      </w:r>
      <w:r w:rsidRPr="002C24E7">
        <w:t xml:space="preserve">pecific </w:t>
      </w:r>
      <w:r w:rsidR="002F72A5">
        <w:t>m</w:t>
      </w:r>
      <w:r w:rsidRPr="002C24E7">
        <w:t xml:space="preserve">odels for </w:t>
      </w:r>
      <w:r w:rsidR="002F72A5">
        <w:t>c</w:t>
      </w:r>
      <w:r w:rsidRPr="002C24E7">
        <w:t xml:space="preserve">omplex </w:t>
      </w:r>
      <w:r w:rsidR="002F72A5">
        <w:t>p</w:t>
      </w:r>
      <w:r w:rsidRPr="002C24E7">
        <w:t xml:space="preserve">henotype </w:t>
      </w:r>
      <w:r w:rsidR="002F72A5">
        <w:t>p</w:t>
      </w:r>
      <w:r w:rsidRPr="002C24E7">
        <w:t>rediction</w:t>
      </w:r>
    </w:p>
    <w:p w14:paraId="6F1AC952" w14:textId="1E71335D" w:rsidR="00F97BCB" w:rsidDel="000C215A" w:rsidRDefault="00F97BCB" w:rsidP="002C24E7">
      <w:pPr>
        <w:pStyle w:val="NormalWeb"/>
        <w:spacing w:before="0" w:beforeAutospacing="0" w:after="0" w:afterAutospacing="0" w:line="360" w:lineRule="auto"/>
        <w:jc w:val="both"/>
        <w:rPr>
          <w:del w:id="345" w:author="Harpak, Arbel" w:date="2022-03-31T11:13:00Z"/>
          <w:rFonts w:ascii="Arial" w:hAnsi="Arial" w:cs="Arial"/>
          <w:color w:val="000000"/>
          <w:sz w:val="22"/>
          <w:szCs w:val="22"/>
        </w:rPr>
      </w:pPr>
      <w:r w:rsidRPr="002C24E7">
        <w:rPr>
          <w:rFonts w:ascii="Arial" w:hAnsi="Arial" w:cs="Arial"/>
          <w:color w:val="000000"/>
          <w:sz w:val="22"/>
          <w:szCs w:val="22"/>
        </w:rPr>
        <w:t xml:space="preserve">The pervasiveness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that we infer, alongside the plurality of covariance relationships across the genome for each trait, may mean that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is important to consider in phenotypic prediction. To test this possibility, we compared the prediction accuracy of three polygenic scores (PGS) for various traits, together with covariates (REFX </w:t>
      </w:r>
      <w:r w:rsidRPr="002C24E7">
        <w:rPr>
          <w:rFonts w:ascii="Arial" w:hAnsi="Arial" w:cs="Arial"/>
          <w:b/>
          <w:bCs/>
          <w:color w:val="000000"/>
          <w:sz w:val="22"/>
          <w:szCs w:val="22"/>
        </w:rPr>
        <w:t>Fig. 4</w:t>
      </w:r>
      <w:ins w:id="346" w:author="Harpak, Arbel" w:date="2022-03-31T11:12:00Z">
        <w:r w:rsidR="00C05586">
          <w:rPr>
            <w:rFonts w:ascii="Arial" w:hAnsi="Arial" w:cs="Arial"/>
            <w:b/>
            <w:bCs/>
            <w:color w:val="000000"/>
            <w:sz w:val="22"/>
            <w:szCs w:val="22"/>
          </w:rPr>
          <w:t xml:space="preserve">; </w:t>
        </w:r>
      </w:ins>
      <w:ins w:id="347" w:author="Harpak, Arbel" w:date="2022-03-31T11:13:00Z">
        <w:r w:rsidR="00C05586">
          <w:rPr>
            <w:rFonts w:ascii="Arial" w:hAnsi="Arial" w:cs="Arial"/>
            <w:b/>
            <w:bCs/>
            <w:color w:val="000000"/>
            <w:sz w:val="22"/>
            <w:szCs w:val="22"/>
          </w:rPr>
          <w:t>Methods</w:t>
        </w:r>
      </w:ins>
      <w:r w:rsidRPr="002C24E7">
        <w:rPr>
          <w:rFonts w:ascii="Arial" w:hAnsi="Arial" w:cs="Arial"/>
          <w:color w:val="000000"/>
          <w:sz w:val="22"/>
          <w:szCs w:val="22"/>
        </w:rPr>
        <w:t>): </w:t>
      </w:r>
    </w:p>
    <w:p w14:paraId="78DD179D" w14:textId="77777777" w:rsidR="00FD74FF" w:rsidRPr="002C24E7" w:rsidRDefault="00FD74FF" w:rsidP="000C215A">
      <w:pPr>
        <w:pStyle w:val="NormalWeb"/>
        <w:spacing w:before="0" w:beforeAutospacing="0" w:after="0" w:afterAutospacing="0" w:line="360" w:lineRule="auto"/>
        <w:jc w:val="both"/>
        <w:rPr>
          <w:rFonts w:ascii="Arial" w:hAnsi="Arial" w:cs="Arial"/>
          <w:sz w:val="22"/>
          <w:szCs w:val="22"/>
        </w:rPr>
      </w:pPr>
    </w:p>
    <w:p w14:paraId="71AA3CB5"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Additive PGS, assuming no </w:t>
      </w:r>
      <w:proofErr w:type="spellStart"/>
      <w:r w:rsidRPr="002C24E7">
        <w:rPr>
          <w:rFonts w:ascii="Arial" w:hAnsi="Arial" w:cs="Arial"/>
          <w:color w:val="000000"/>
          <w:sz w:val="22"/>
          <w:szCs w:val="22"/>
        </w:rPr>
        <w:t>GxSex</w:t>
      </w:r>
      <w:proofErr w:type="spellEnd"/>
    </w:p>
    <w:p w14:paraId="2AE7D794" w14:textId="58E8CEA1"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sidR="009E38AF">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1B460AEE"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xml:space="preserve">, we refine marginal SNP effect estimated, by modelling them as sampled from the mixture of covariance metrices with the weights we estimated previously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59770831" w:rsidR="00F97BCB" w:rsidRPr="002C24E7" w:rsidRDefault="004966C8" w:rsidP="002C24E7">
      <w:pPr>
        <w:pStyle w:val="NormalWeb"/>
        <w:spacing w:before="0" w:beforeAutospacing="0" w:after="0" w:afterAutospacing="0" w:line="360" w:lineRule="auto"/>
        <w:jc w:val="center"/>
        <w:rPr>
          <w:rFonts w:ascii="Arial" w:hAnsi="Arial" w:cs="Arial"/>
          <w:sz w:val="22"/>
          <w:szCs w:val="22"/>
        </w:rPr>
      </w:pPr>
      <w:commentRangeStart w:id="348"/>
      <w:r w:rsidRPr="004966C8">
        <w:rPr>
          <w:rFonts w:ascii="Arial" w:hAnsi="Arial" w:cs="Arial"/>
          <w:noProof/>
          <w:sz w:val="22"/>
          <w:szCs w:val="22"/>
        </w:rPr>
        <w:lastRenderedPageBreak/>
        <w:drawing>
          <wp:inline distT="0" distB="0" distL="0" distR="0" wp14:anchorId="468229AD" wp14:editId="0A859E94">
            <wp:extent cx="4713605" cy="8229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7"/>
                    <a:stretch>
                      <a:fillRect/>
                    </a:stretch>
                  </pic:blipFill>
                  <pic:spPr>
                    <a:xfrm>
                      <a:off x="0" y="0"/>
                      <a:ext cx="4713605" cy="8229600"/>
                    </a:xfrm>
                    <a:prstGeom prst="rect">
                      <a:avLst/>
                    </a:prstGeom>
                  </pic:spPr>
                </pic:pic>
              </a:graphicData>
            </a:graphic>
          </wp:inline>
        </w:drawing>
      </w:r>
      <w:commentRangeEnd w:id="348"/>
      <w:r w:rsidR="000C215A">
        <w:rPr>
          <w:rStyle w:val="CommentReference"/>
          <w:rFonts w:asciiTheme="minorHAnsi" w:eastAsiaTheme="minorHAnsi" w:hAnsiTheme="minorHAnsi" w:cstheme="minorBidi"/>
        </w:rPr>
        <w:commentReference w:id="348"/>
      </w:r>
    </w:p>
    <w:p w14:paraId="412C7220" w14:textId="609431B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lastRenderedPageBreak/>
        <w:t>Figure 4. The predictive utility of G-by-Sex aware polygenic scores.</w:t>
      </w:r>
      <w:r w:rsidRPr="002C24E7">
        <w:rPr>
          <w:rFonts w:ascii="Arial" w:hAnsi="Arial" w:cs="Arial"/>
          <w:color w:val="000000"/>
          <w:sz w:val="18"/>
          <w:szCs w:val="18"/>
        </w:rPr>
        <w:t xml:space="preserve"> We compare the incremental</w:t>
      </w:r>
      <w:ins w:id="349" w:author="Harpak, Arbel" w:date="2022-03-31T11:18:00Z">
        <w:r w:rsidR="000C215A">
          <w:rPr>
            <w:rFonts w:ascii="Arial" w:hAnsi="Arial" w:cs="Arial"/>
            <w:color w:val="000000"/>
            <w:sz w:val="18"/>
            <w:szCs w:val="18"/>
          </w:rPr>
          <w:t xml:space="preserve"> squared correlation</w:t>
        </w:r>
      </w:ins>
      <w:r w:rsidRPr="002C24E7">
        <w:rPr>
          <w:rFonts w:ascii="Arial" w:hAnsi="Arial" w:cs="Arial"/>
          <w:color w:val="000000"/>
          <w:sz w:val="18"/>
          <w:szCs w:val="18"/>
        </w:rPr>
        <w:t xml:space="preserve"> </w:t>
      </w:r>
      <w:ins w:id="350" w:author="Harpak, Arbel" w:date="2022-03-31T11:18:00Z">
        <w:r w:rsidR="000C215A">
          <w:rPr>
            <w:rFonts w:ascii="Arial" w:hAnsi="Arial" w:cs="Arial"/>
            <w:color w:val="000000"/>
            <w:sz w:val="18"/>
            <w:szCs w:val="18"/>
          </w:rPr>
          <w:t>(</w:t>
        </w:r>
      </w:ins>
      <w:r w:rsidRPr="002C24E7">
        <w:rPr>
          <w:rFonts w:ascii="Arial" w:hAnsi="Arial" w:cs="Arial"/>
          <w:color w:val="000000"/>
          <w:sz w:val="18"/>
          <w:szCs w:val="18"/>
        </w:rPr>
        <w:t>R</w:t>
      </w:r>
      <w:r w:rsidRPr="0091061E">
        <w:rPr>
          <w:rFonts w:ascii="Arial" w:hAnsi="Arial" w:cs="Arial"/>
          <w:color w:val="000000"/>
          <w:sz w:val="18"/>
          <w:szCs w:val="18"/>
          <w:vertAlign w:val="superscript"/>
        </w:rPr>
        <w:t>2</w:t>
      </w:r>
      <w:ins w:id="351" w:author="Harpak, Arbel" w:date="2022-03-31T11:18:00Z">
        <w:r w:rsidR="000C215A">
          <w:rPr>
            <w:rFonts w:ascii="Arial" w:hAnsi="Arial" w:cs="Arial"/>
            <w:color w:val="000000"/>
            <w:sz w:val="18"/>
            <w:szCs w:val="18"/>
            <w:vertAlign w:val="superscript"/>
          </w:rPr>
          <w:t>)</w:t>
        </w:r>
      </w:ins>
      <w:r w:rsidRPr="002C24E7">
        <w:rPr>
          <w:rFonts w:ascii="Arial" w:hAnsi="Arial" w:cs="Arial"/>
          <w:color w:val="000000"/>
          <w:sz w:val="18"/>
          <w:szCs w:val="18"/>
        </w:rPr>
        <w:t xml:space="preserve"> of the </w:t>
      </w:r>
      <w:del w:id="352" w:author="Harpak, Arbel" w:date="2022-03-31T11:18:00Z">
        <w:r w:rsidRPr="002C24E7" w:rsidDel="00B92ABC">
          <w:rPr>
            <w:rFonts w:ascii="Arial" w:hAnsi="Arial" w:cs="Arial"/>
            <w:color w:val="000000"/>
            <w:sz w:val="18"/>
            <w:szCs w:val="18"/>
          </w:rPr>
          <w:delText xml:space="preserve">regression of </w:delText>
        </w:r>
      </w:del>
      <w:proofErr w:type="spellStart"/>
      <w:r w:rsidRPr="002C24E7">
        <w:rPr>
          <w:rFonts w:ascii="Arial" w:hAnsi="Arial" w:cs="Arial"/>
          <w:color w:val="000000"/>
          <w:sz w:val="18"/>
          <w:szCs w:val="18"/>
        </w:rPr>
        <w:t>the</w:t>
      </w:r>
      <w:proofErr w:type="spellEnd"/>
      <w:r w:rsidRPr="002C24E7">
        <w:rPr>
          <w:rFonts w:ascii="Arial" w:hAnsi="Arial" w:cs="Arial"/>
          <w:color w:val="000000"/>
          <w:sz w:val="18"/>
          <w:szCs w:val="18"/>
        </w:rPr>
        <w:t xml:space="preserve"> phenotypic values </w:t>
      </w:r>
      <w:del w:id="353" w:author="Harpak, Arbel" w:date="2022-03-31T11:18:00Z">
        <w:r w:rsidRPr="002C24E7" w:rsidDel="00B92ABC">
          <w:rPr>
            <w:rFonts w:ascii="Arial" w:hAnsi="Arial" w:cs="Arial"/>
            <w:color w:val="000000"/>
            <w:sz w:val="18"/>
            <w:szCs w:val="18"/>
          </w:rPr>
          <w:delText xml:space="preserve">on </w:delText>
        </w:r>
      </w:del>
      <w:ins w:id="354" w:author="Harpak, Arbel" w:date="2022-03-31T11:18:00Z">
        <w:r w:rsidR="00B92ABC">
          <w:rPr>
            <w:rFonts w:ascii="Arial" w:hAnsi="Arial" w:cs="Arial"/>
            <w:color w:val="000000"/>
            <w:sz w:val="18"/>
            <w:szCs w:val="18"/>
          </w:rPr>
          <w:t>and</w:t>
        </w:r>
        <w:r w:rsidR="00B92ABC" w:rsidRPr="002C24E7">
          <w:rPr>
            <w:rFonts w:ascii="Arial" w:hAnsi="Arial" w:cs="Arial"/>
            <w:color w:val="000000"/>
            <w:sz w:val="18"/>
            <w:szCs w:val="18"/>
          </w:rPr>
          <w:t xml:space="preserve"> </w:t>
        </w:r>
      </w:ins>
      <w:del w:id="355" w:author="Harpak, Arbel" w:date="2022-03-31T11:18:00Z">
        <w:r w:rsidRPr="002C24E7" w:rsidDel="00B92ABC">
          <w:rPr>
            <w:rFonts w:ascii="Arial" w:hAnsi="Arial" w:cs="Arial"/>
            <w:color w:val="000000"/>
            <w:sz w:val="18"/>
            <w:szCs w:val="18"/>
          </w:rPr>
          <w:delText>the polygenic score</w:delText>
        </w:r>
      </w:del>
      <w:ins w:id="356" w:author="Harpak, Arbel" w:date="2022-03-31T11:19:00Z">
        <w:r w:rsidR="00B92ABC">
          <w:rPr>
            <w:rFonts w:ascii="Arial" w:hAnsi="Arial" w:cs="Arial"/>
            <w:color w:val="000000"/>
            <w:sz w:val="18"/>
            <w:szCs w:val="18"/>
          </w:rPr>
          <w:t>a</w:t>
        </w:r>
      </w:ins>
      <w:ins w:id="357" w:author="Harpak, Arbel" w:date="2022-03-31T11:18:00Z">
        <w:r w:rsidR="00B92ABC">
          <w:rPr>
            <w:rFonts w:ascii="Arial" w:hAnsi="Arial" w:cs="Arial"/>
            <w:color w:val="000000"/>
            <w:sz w:val="18"/>
            <w:szCs w:val="18"/>
          </w:rPr>
          <w:t xml:space="preserve"> predictor</w:t>
        </w:r>
      </w:ins>
      <w:r w:rsidRPr="002C24E7">
        <w:rPr>
          <w:rFonts w:ascii="Arial" w:hAnsi="Arial" w:cs="Arial"/>
          <w:color w:val="000000"/>
          <w:sz w:val="18"/>
          <w:szCs w:val="18"/>
        </w:rPr>
        <w:t xml:space="preserve"> for three </w:t>
      </w:r>
      <w:del w:id="358" w:author="Harpak, Arbel" w:date="2022-03-31T11:19:00Z">
        <w:r w:rsidRPr="002C24E7" w:rsidDel="00B92ABC">
          <w:rPr>
            <w:rFonts w:ascii="Arial" w:hAnsi="Arial" w:cs="Arial"/>
            <w:color w:val="000000"/>
            <w:sz w:val="18"/>
            <w:szCs w:val="18"/>
          </w:rPr>
          <w:delText>models</w:delText>
        </w:r>
      </w:del>
      <w:ins w:id="359" w:author="Harpak, Arbel" w:date="2022-03-31T11:19:00Z">
        <w:r w:rsidR="00B92ABC">
          <w:rPr>
            <w:rFonts w:ascii="Arial" w:hAnsi="Arial" w:cs="Arial"/>
            <w:color w:val="000000"/>
            <w:sz w:val="18"/>
            <w:szCs w:val="18"/>
          </w:rPr>
          <w:t>predictors</w:t>
        </w:r>
      </w:ins>
      <w:r w:rsidRPr="002C24E7">
        <w:rPr>
          <w:rFonts w:ascii="Arial" w:hAnsi="Arial" w:cs="Arial"/>
          <w:color w:val="000000"/>
          <w:sz w:val="18"/>
          <w:szCs w:val="18"/>
        </w:rPr>
        <w:t>. Incremental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is obtained by taking the difference in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between a prediction with covariates and the polygenic score and a prediction with only covariates. </w:t>
      </w:r>
      <w:ins w:id="360" w:author="Harpak, Arbel" w:date="2022-03-31T11:19:00Z">
        <w:r w:rsidR="00B92ABC">
          <w:rPr>
            <w:rFonts w:ascii="Arial" w:hAnsi="Arial" w:cs="Arial"/>
            <w:color w:val="000000"/>
            <w:sz w:val="18"/>
            <w:szCs w:val="18"/>
          </w:rPr>
          <w:t xml:space="preserve">For each of the three model, </w:t>
        </w:r>
      </w:ins>
      <w:del w:id="361" w:author="Harpak, Arbel" w:date="2022-03-31T11:20:00Z">
        <w:r w:rsidR="0091061E" w:rsidDel="00B92ABC">
          <w:rPr>
            <w:rFonts w:ascii="Arial" w:hAnsi="Arial" w:cs="Arial"/>
            <w:color w:val="000000"/>
            <w:sz w:val="18"/>
            <w:szCs w:val="18"/>
          </w:rPr>
          <w:delText xml:space="preserve">We </w:delText>
        </w:r>
      </w:del>
      <w:ins w:id="362" w:author="Harpak, Arbel" w:date="2022-03-31T11:20:00Z">
        <w:r w:rsidR="00B92ABC">
          <w:rPr>
            <w:rFonts w:ascii="Arial" w:hAnsi="Arial" w:cs="Arial"/>
            <w:color w:val="000000"/>
            <w:sz w:val="18"/>
            <w:szCs w:val="18"/>
          </w:rPr>
          <w:t>w</w:t>
        </w:r>
        <w:r w:rsidR="00B92ABC">
          <w:rPr>
            <w:rFonts w:ascii="Arial" w:hAnsi="Arial" w:cs="Arial"/>
            <w:color w:val="000000"/>
            <w:sz w:val="18"/>
            <w:szCs w:val="18"/>
          </w:rPr>
          <w:t xml:space="preserve">e </w:t>
        </w:r>
      </w:ins>
      <w:r w:rsidR="0091061E">
        <w:rPr>
          <w:rFonts w:ascii="Arial" w:hAnsi="Arial" w:cs="Arial"/>
          <w:color w:val="000000"/>
          <w:sz w:val="18"/>
          <w:szCs w:val="18"/>
        </w:rPr>
        <w:t>choose the highest R</w:t>
      </w:r>
      <w:r w:rsidR="0091061E" w:rsidRPr="0091061E">
        <w:rPr>
          <w:rFonts w:ascii="Arial" w:hAnsi="Arial" w:cs="Arial"/>
          <w:color w:val="000000"/>
          <w:sz w:val="18"/>
          <w:szCs w:val="18"/>
          <w:vertAlign w:val="superscript"/>
        </w:rPr>
        <w:t>2</w:t>
      </w:r>
      <w:r w:rsidR="0091061E">
        <w:rPr>
          <w:rFonts w:ascii="Arial" w:hAnsi="Arial" w:cs="Arial"/>
          <w:color w:val="000000"/>
          <w:sz w:val="18"/>
          <w:szCs w:val="18"/>
        </w:rPr>
        <w:t xml:space="preserve"> </w:t>
      </w:r>
      <w:del w:id="363" w:author="Harpak, Arbel" w:date="2022-03-31T11:20:00Z">
        <w:r w:rsidR="0091061E" w:rsidDel="00B92ABC">
          <w:rPr>
            <w:rFonts w:ascii="Arial" w:hAnsi="Arial" w:cs="Arial"/>
            <w:color w:val="000000"/>
            <w:sz w:val="18"/>
            <w:szCs w:val="18"/>
          </w:rPr>
          <w:delText>over the</w:delText>
        </w:r>
      </w:del>
      <w:ins w:id="364" w:author="Harpak, Arbel" w:date="2022-03-31T11:20:00Z">
        <w:r w:rsidR="00B92ABC">
          <w:rPr>
            <w:rFonts w:ascii="Arial" w:hAnsi="Arial" w:cs="Arial"/>
            <w:color w:val="000000"/>
            <w:sz w:val="18"/>
            <w:szCs w:val="18"/>
          </w:rPr>
          <w:t>across</w:t>
        </w:r>
      </w:ins>
      <w:r w:rsidR="0091061E">
        <w:rPr>
          <w:rFonts w:ascii="Arial" w:hAnsi="Arial" w:cs="Arial"/>
          <w:color w:val="000000"/>
          <w:sz w:val="18"/>
          <w:szCs w:val="18"/>
        </w:rPr>
        <w:t xml:space="preserve"> four p-value thresholds (REFX Methods)</w:t>
      </w:r>
      <w:del w:id="365" w:author="Harpak, Arbel" w:date="2022-03-31T11:20:00Z">
        <w:r w:rsidR="0091061E" w:rsidDel="00B92ABC">
          <w:rPr>
            <w:rFonts w:ascii="Arial" w:hAnsi="Arial" w:cs="Arial"/>
            <w:color w:val="000000"/>
            <w:sz w:val="18"/>
            <w:szCs w:val="18"/>
          </w:rPr>
          <w:delText xml:space="preserve"> for comparison</w:delText>
        </w:r>
      </w:del>
      <w:r w:rsidR="0091061E">
        <w:rPr>
          <w:rFonts w:ascii="Arial" w:hAnsi="Arial" w:cs="Arial"/>
          <w:color w:val="000000"/>
          <w:sz w:val="18"/>
          <w:szCs w:val="18"/>
        </w:rPr>
        <w:t xml:space="preserve">. </w:t>
      </w:r>
      <w:r w:rsidRPr="002C24E7">
        <w:rPr>
          <w:rFonts w:ascii="Arial" w:hAnsi="Arial" w:cs="Arial"/>
          <w:color w:val="000000"/>
          <w:sz w:val="18"/>
          <w:szCs w:val="18"/>
        </w:rPr>
        <w:t xml:space="preserve">The additive (red) and sex-specific, </w:t>
      </w:r>
      <w:r w:rsidR="00AD4ACE">
        <w:rPr>
          <w:rFonts w:ascii="Arial" w:hAnsi="Arial" w:cs="Arial"/>
          <w:color w:val="000000"/>
          <w:sz w:val="18"/>
          <w:szCs w:val="18"/>
        </w:rPr>
        <w:t>covariance-</w:t>
      </w:r>
      <w:r w:rsidR="009E38AF">
        <w:rPr>
          <w:rFonts w:ascii="Arial" w:hAnsi="Arial" w:cs="Arial"/>
          <w:color w:val="000000"/>
          <w:sz w:val="18"/>
          <w:szCs w:val="18"/>
        </w:rPr>
        <w:t xml:space="preserve">naïve </w:t>
      </w:r>
      <w:r w:rsidRPr="002C24E7">
        <w:rPr>
          <w:rFonts w:ascii="Arial" w:hAnsi="Arial" w:cs="Arial"/>
          <w:color w:val="000000"/>
          <w:sz w:val="18"/>
          <w:szCs w:val="18"/>
        </w:rPr>
        <w:t xml:space="preserve">(yellow) models are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w:t>
      </w:r>
      <w:ins w:id="366" w:author="Harpak, Arbel" w:date="2022-03-31T11:21:00Z">
        <w:r w:rsidR="00B92ABC">
          <w:rPr>
            <w:rFonts w:ascii="Arial" w:hAnsi="Arial" w:cs="Arial"/>
            <w:color w:val="000000"/>
            <w:sz w:val="18"/>
            <w:szCs w:val="18"/>
          </w:rPr>
          <w:t xml:space="preserve">size </w:t>
        </w:r>
      </w:ins>
      <w:r w:rsidRPr="002C24E7">
        <w:rPr>
          <w:rFonts w:ascii="Arial" w:hAnsi="Arial" w:cs="Arial"/>
          <w:color w:val="000000"/>
          <w:sz w:val="18"/>
          <w:szCs w:val="18"/>
        </w:rPr>
        <w:t xml:space="preserve">of around 123k males and 147k females, whereas the </w:t>
      </w:r>
      <w:r w:rsidR="00F2761A" w:rsidRPr="002C24E7">
        <w:rPr>
          <w:rFonts w:ascii="Arial" w:hAnsi="Arial" w:cs="Arial"/>
          <w:color w:val="000000"/>
          <w:sz w:val="18"/>
          <w:szCs w:val="18"/>
        </w:rPr>
        <w:t>additive</w:t>
      </w:r>
      <w:r w:rsidRPr="002C24E7">
        <w:rPr>
          <w:rFonts w:ascii="Arial" w:hAnsi="Arial" w:cs="Arial"/>
          <w:color w:val="000000"/>
          <w:sz w:val="18"/>
          <w:szCs w:val="18"/>
        </w:rPr>
        <w:t xml:space="preserve"> model retained the full training set of around 271k individuals. Incremental R</w:t>
      </w:r>
      <w:r w:rsidRPr="00D83C68">
        <w:rPr>
          <w:rFonts w:ascii="Arial" w:hAnsi="Arial" w:cs="Arial"/>
          <w:color w:val="000000"/>
          <w:sz w:val="18"/>
          <w:szCs w:val="18"/>
          <w:vertAlign w:val="superscript"/>
        </w:rPr>
        <w:t>2</w:t>
      </w:r>
      <w:r w:rsidRPr="002C24E7">
        <w:rPr>
          <w:rFonts w:ascii="Arial" w:hAnsi="Arial" w:cs="Arial"/>
          <w:color w:val="000000"/>
          <w:sz w:val="18"/>
          <w:szCs w:val="18"/>
        </w:rPr>
        <w:t xml:space="preserve"> </w:t>
      </w:r>
      <w:r w:rsidRPr="00A653B4">
        <w:rPr>
          <w:rFonts w:ascii="Arial" w:hAnsi="Arial" w:cs="Arial"/>
          <w:color w:val="000000"/>
          <w:sz w:val="18"/>
          <w:szCs w:val="18"/>
        </w:rPr>
        <w:t xml:space="preserve">values </w:t>
      </w:r>
      <w:r w:rsidR="00B52823" w:rsidRPr="00A653B4">
        <w:rPr>
          <w:rFonts w:ascii="Arial" w:hAnsi="Arial" w:cs="Arial"/>
          <w:color w:val="000000"/>
          <w:sz w:val="18"/>
          <w:szCs w:val="18"/>
        </w:rPr>
        <w:t>and ±</w:t>
      </w:r>
      <w:r w:rsidR="00A653B4" w:rsidRPr="00A653B4">
        <w:rPr>
          <w:rFonts w:ascii="Arial" w:hAnsi="Arial" w:cs="Arial"/>
          <w:color w:val="000000"/>
          <w:sz w:val="18"/>
          <w:szCs w:val="18"/>
        </w:rPr>
        <w:t>3 SE</w:t>
      </w:r>
      <w:r w:rsidRPr="00A653B4">
        <w:rPr>
          <w:rFonts w:ascii="Arial" w:hAnsi="Arial" w:cs="Arial"/>
          <w:color w:val="000000"/>
          <w:sz w:val="18"/>
          <w:szCs w:val="18"/>
        </w:rPr>
        <w:t>-wide error bars</w:t>
      </w:r>
      <w:r w:rsidRPr="002C24E7">
        <w:rPr>
          <w:rFonts w:ascii="Arial" w:hAnsi="Arial" w:cs="Arial"/>
          <w:color w:val="000000"/>
          <w:sz w:val="18"/>
          <w:szCs w:val="18"/>
        </w:rPr>
        <w:t xml:space="preserve"> were computed using 5-fold cross-validation. </w:t>
      </w:r>
    </w:p>
    <w:p w14:paraId="6123008D" w14:textId="77777777" w:rsidR="00F97BCB" w:rsidRPr="002C24E7" w:rsidRDefault="00F97BCB" w:rsidP="00AA11B9">
      <w:pPr>
        <w:spacing w:line="360" w:lineRule="auto"/>
        <w:rPr>
          <w:rFonts w:ascii="Arial" w:hAnsi="Arial" w:cs="Arial"/>
          <w:sz w:val="20"/>
          <w:szCs w:val="20"/>
          <w:lang w:bidi="he-IL"/>
        </w:rPr>
      </w:pPr>
    </w:p>
    <w:p w14:paraId="16D913A4" w14:textId="5AE5F1E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almost all cases (25/27), the sex-specific, </w:t>
      </w:r>
      <w:r w:rsidR="00AD4ACE">
        <w:rPr>
          <w:rFonts w:ascii="Arial" w:hAnsi="Arial" w:cs="Arial"/>
          <w:color w:val="000000"/>
          <w:sz w:val="22"/>
          <w:szCs w:val="22"/>
        </w:rPr>
        <w:t>covariance-</w:t>
      </w:r>
      <w:r w:rsidR="009E38AF">
        <w:rPr>
          <w:rFonts w:ascii="Arial" w:hAnsi="Arial" w:cs="Arial"/>
          <w:color w:val="000000"/>
          <w:sz w:val="22"/>
          <w:szCs w:val="22"/>
        </w:rPr>
        <w:t xml:space="preserve">naïve </w:t>
      </w:r>
      <w:r w:rsidRPr="002C24E7">
        <w:rPr>
          <w:rFonts w:ascii="Arial" w:hAnsi="Arial" w:cs="Arial"/>
          <w:color w:val="000000"/>
          <w:sz w:val="22"/>
          <w:szCs w:val="22"/>
        </w:rPr>
        <w:t>PGS model had the lowest predictive power—measured as the squared correlation between the predictor (</w:t>
      </w:r>
      <m:oMath>
        <m:r>
          <w:rPr>
            <w:rFonts w:ascii="Cambria Math" w:hAnsi="Cambria Math" w:cs="Arial"/>
            <w:color w:val="000000"/>
            <w:sz w:val="22"/>
            <w:szCs w:val="22"/>
          </w:rPr>
          <m:t>PGS+covariates</m:t>
        </m:r>
      </m:oMath>
      <w:r w:rsidRPr="002C24E7">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w:t>
      </w:r>
      <w:r w:rsidR="0019658F">
        <w:rPr>
          <w:rFonts w:ascii="Arial" w:hAnsi="Arial" w:cs="Arial"/>
          <w:color w:val="000000"/>
          <w:sz w:val="22"/>
          <w:szCs w:val="22"/>
        </w:rPr>
        <w:t xml:space="preserve"> </w:t>
      </w:r>
      <w:r w:rsidRPr="002C24E7">
        <w:rPr>
          <w:rFonts w:ascii="Arial" w:hAnsi="Arial" w:cs="Arial"/>
          <w:color w:val="000000"/>
          <w:sz w:val="22"/>
          <w:szCs w:val="22"/>
        </w:rPr>
        <w:t xml:space="preserve">0.05 level in a two-sample t-test for only height and arm fat-free mass (right)). However, for most traits (22/27), the covariance-aware PGS model did not predict better than the additive model (REFX </w:t>
      </w:r>
      <w:del w:id="367" w:author="Harpak, Arbel" w:date="2022-03-30T12:14:00Z">
        <w:r w:rsidRPr="002C24E7" w:rsidDel="00A2008C">
          <w:rPr>
            <w:rFonts w:ascii="Arial" w:hAnsi="Arial" w:cs="Arial"/>
            <w:b/>
            <w:bCs/>
            <w:color w:val="000000"/>
            <w:sz w:val="22"/>
            <w:szCs w:val="22"/>
          </w:rPr>
          <w:delText xml:space="preserve">Fig </w:delText>
        </w:r>
      </w:del>
      <w:ins w:id="368" w:author="Harpak, Arbel" w:date="2022-03-30T12:14:00Z">
        <w:r w:rsidR="00A2008C">
          <w:rPr>
            <w:rFonts w:ascii="Arial" w:hAnsi="Arial" w:cs="Arial"/>
            <w:b/>
            <w:bCs/>
            <w:color w:val="000000"/>
            <w:sz w:val="22"/>
            <w:szCs w:val="22"/>
          </w:rPr>
          <w:t xml:space="preserve">Fig. </w:t>
        </w:r>
      </w:ins>
      <w:r w:rsidRPr="002C24E7">
        <w:rPr>
          <w:rFonts w:ascii="Arial" w:hAnsi="Arial" w:cs="Arial"/>
          <w:b/>
          <w:bCs/>
          <w:color w:val="000000"/>
          <w:sz w:val="22"/>
          <w:szCs w:val="22"/>
        </w:rPr>
        <w:t>4</w:t>
      </w:r>
      <w:r w:rsidRPr="002C24E7">
        <w:rPr>
          <w:rFonts w:ascii="Arial" w:hAnsi="Arial" w:cs="Arial"/>
          <w:color w:val="000000"/>
          <w:sz w:val="22"/>
          <w:szCs w:val="22"/>
        </w:rPr>
        <w:t xml:space="preserve">); including a significantly better </w:t>
      </w:r>
      <w:ins w:id="369" w:author="Harpak, Arbel" w:date="2022-03-31T11:26:00Z">
        <w:r w:rsidR="00AA11B9">
          <w:rPr>
            <w:rFonts w:ascii="Arial" w:hAnsi="Arial" w:cs="Arial"/>
            <w:color w:val="000000"/>
            <w:sz w:val="22"/>
            <w:szCs w:val="22"/>
          </w:rPr>
          <w:t xml:space="preserve">(two-sample t-test p&lt;0.05) </w:t>
        </w:r>
      </w:ins>
      <w:r w:rsidRPr="002C24E7">
        <w:rPr>
          <w:rFonts w:ascii="Arial" w:hAnsi="Arial" w:cs="Arial"/>
          <w:color w:val="000000"/>
          <w:sz w:val="22"/>
          <w:szCs w:val="22"/>
        </w:rPr>
        <w:t>performance of the additive model in 14 of the 22 traits. </w:t>
      </w:r>
    </w:p>
    <w:p w14:paraId="535DDB4D" w14:textId="77777777" w:rsidR="00AA11B9" w:rsidRDefault="00AA11B9" w:rsidP="002C24E7">
      <w:pPr>
        <w:pStyle w:val="NormalWeb"/>
        <w:spacing w:before="0" w:beforeAutospacing="0" w:after="0" w:afterAutospacing="0" w:line="360" w:lineRule="auto"/>
        <w:jc w:val="both"/>
        <w:rPr>
          <w:ins w:id="370" w:author="Harpak, Arbel" w:date="2022-03-31T11:26:00Z"/>
          <w:rFonts w:ascii="Arial" w:hAnsi="Arial" w:cs="Arial"/>
          <w:color w:val="000000"/>
          <w:sz w:val="22"/>
          <w:szCs w:val="22"/>
        </w:rPr>
      </w:pPr>
    </w:p>
    <w:p w14:paraId="20D33C11" w14:textId="1E679A5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Based on these results, there was little improvement in prediction accuracy even with a detailed consideration 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w:t>
      </w:r>
      <w:ins w:id="371" w:author="Harpak, Arbel" w:date="2022-03-31T11:28:00Z">
        <w:r w:rsidR="00AA11B9">
          <w:rPr>
            <w:rFonts w:ascii="Arial" w:hAnsi="Arial" w:cs="Arial"/>
            <w:color w:val="000000"/>
            <w:sz w:val="22"/>
            <w:szCs w:val="22"/>
          </w:rPr>
          <w:t xml:space="preserve">; </w:t>
        </w:r>
      </w:ins>
      <w:ins w:id="372" w:author="Harpak, Arbel" w:date="2022-03-31T12:39:00Z">
        <w:r w:rsidR="00D5433D">
          <w:rPr>
            <w:rFonts w:ascii="Arial" w:hAnsi="Arial" w:cs="Arial"/>
            <w:color w:val="000000"/>
            <w:sz w:val="22"/>
            <w:szCs w:val="22"/>
            <w:lang w:bidi="he-IL"/>
          </w:rPr>
          <w:t xml:space="preserve">yet there is ample room for improvement </w:t>
        </w:r>
      </w:ins>
      <w:r w:rsidRPr="002C24E7">
        <w:rPr>
          <w:rFonts w:ascii="Arial" w:hAnsi="Arial" w:cs="Arial"/>
          <w:color w:val="000000"/>
          <w:sz w:val="22"/>
          <w:szCs w:val="22"/>
        </w:rPr>
        <w:t>. </w:t>
      </w:r>
    </w:p>
    <w:p w14:paraId="62B4289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Style w:val="apple-tab-span"/>
          <w:rFonts w:ascii="Arial" w:hAnsi="Arial" w:cs="Arial"/>
          <w:color w:val="000000"/>
          <w:sz w:val="22"/>
          <w:szCs w:val="22"/>
        </w:rPr>
        <w:tab/>
      </w:r>
    </w:p>
    <w:p w14:paraId="3485656C" w14:textId="02887689" w:rsidR="00F97BCB" w:rsidRPr="002C24E7" w:rsidRDefault="00F97BCB" w:rsidP="004429DC">
      <w:pPr>
        <w:pStyle w:val="Heading2"/>
      </w:pPr>
      <w:r w:rsidRPr="002C24E7">
        <w:t xml:space="preserve">Testosterone as an </w:t>
      </w:r>
      <w:r w:rsidR="00203E0E">
        <w:t>u</w:t>
      </w:r>
      <w:r w:rsidRPr="002C24E7">
        <w:t>nderlier</w:t>
      </w:r>
    </w:p>
    <w:p w14:paraId="7C90A7CA"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Thus far, we treated the genetic interaction we observe as discretely mediated by biological sex. One mechanism that may underlie our observation is a cue or exposure that modulates the magnitude (and less often, the direction) of genetic effects, and varies in its distribution between the sexes. One natural candidate is testosterone. Testosterone may be a key instigator since the sex hormone is present in distinctive pathways and levels between the sexes, and a known </w:t>
      </w:r>
      <w:r w:rsidRPr="002C24E7">
        <w:rPr>
          <w:rFonts w:ascii="Arial" w:hAnsi="Arial" w:cs="Arial"/>
          <w:color w:val="000000"/>
          <w:sz w:val="22"/>
          <w:szCs w:val="22"/>
        </w:rPr>
        <w:lastRenderedPageBreak/>
        <w:t>contributor to the development of male secondary characteristics, and therefore could modulate genetic causes on sex-differentiated traits. </w:t>
      </w:r>
    </w:p>
    <w:p w14:paraId="5481DC21" w14:textId="37E11E1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For each sex, we first binned individuals into 10 bins of testosterone levels. Then, for each trait, we quantified the amplification of total genetic effect as the linear regression, within the bin, of phenotypes to the additive PGS for the trait (</w:t>
      </w:r>
      <w:r w:rsidRPr="002C24E7">
        <w:rPr>
          <w:rFonts w:ascii="Arial" w:hAnsi="Arial" w:cs="Arial"/>
          <w:b/>
          <w:bCs/>
          <w:color w:val="000000"/>
          <w:sz w:val="22"/>
          <w:szCs w:val="22"/>
        </w:rPr>
        <w:t>REFX 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sidR="0006318D">
        <w:rPr>
          <w:rFonts w:ascii="Arial" w:hAnsi="Arial" w:cs="Arial"/>
          <w:b/>
          <w:bCs/>
          <w:color w:val="000000"/>
          <w:sz w:val="22"/>
          <w:szCs w:val="22"/>
        </w:rPr>
        <w:t>.</w:t>
      </w:r>
      <w:r w:rsidRPr="002C24E7">
        <w:rPr>
          <w:rFonts w:ascii="Arial" w:hAnsi="Arial" w:cs="Arial"/>
          <w:b/>
          <w:bCs/>
          <w:color w:val="000000"/>
          <w:sz w:val="22"/>
          <w:szCs w:val="22"/>
        </w:rPr>
        <w:t xml:space="preserve"> S</w:t>
      </w:r>
      <w:r w:rsidR="0006318D">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14E6BF9F" w14:textId="0C3C44B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There was a strong correlation between testosterone and the magnitude of genetic effect, for both males and females and for multiple traits–especially ones related to body mass (REFX </w:t>
      </w:r>
      <w:r w:rsidRPr="002C24E7">
        <w:rPr>
          <w:rFonts w:ascii="Arial" w:hAnsi="Arial" w:cs="Arial"/>
          <w:b/>
          <w:bCs/>
          <w:color w:val="000000"/>
          <w:sz w:val="22"/>
          <w:szCs w:val="22"/>
        </w:rPr>
        <w:t>Fig. 5</w:t>
      </w:r>
      <w:r w:rsidRPr="002C24E7">
        <w:rPr>
          <w:rFonts w:ascii="Arial" w:hAnsi="Arial" w:cs="Arial"/>
          <w:color w:val="000000"/>
          <w:sz w:val="22"/>
          <w:szCs w:val="22"/>
        </w:rPr>
        <w:t xml:space="preserve">). BMI (REFX </w:t>
      </w:r>
      <w:r w:rsidRPr="002C24E7">
        <w:rPr>
          <w:rFonts w:ascii="Arial" w:hAnsi="Arial" w:cs="Arial"/>
          <w:b/>
          <w:bCs/>
          <w:color w:val="000000"/>
          <w:sz w:val="22"/>
          <w:szCs w:val="22"/>
        </w:rPr>
        <w:t>Fig. S</w:t>
      </w:r>
      <w:r w:rsidR="007E2D3A">
        <w:rPr>
          <w:rFonts w:ascii="Arial" w:hAnsi="Arial" w:cs="Arial"/>
          <w:b/>
          <w:bCs/>
          <w:color w:val="000000"/>
          <w:sz w:val="22"/>
          <w:szCs w:val="22"/>
        </w:rPr>
        <w:t>9</w:t>
      </w:r>
      <w:r w:rsidRPr="002C24E7">
        <w:rPr>
          <w:rFonts w:ascii="Arial" w:hAnsi="Arial" w:cs="Arial"/>
          <w:color w:val="000000"/>
          <w:sz w:val="22"/>
          <w:szCs w:val="22"/>
        </w:rPr>
        <w:t xml:space="preserve">) and whole body fat mass (REFX </w:t>
      </w:r>
      <w:r w:rsidRPr="002C24E7">
        <w:rPr>
          <w:rFonts w:ascii="Arial" w:hAnsi="Arial" w:cs="Arial"/>
          <w:b/>
          <w:bCs/>
          <w:color w:val="000000"/>
          <w:sz w:val="22"/>
          <w:szCs w:val="22"/>
        </w:rPr>
        <w:t>Fig. 5</w:t>
      </w:r>
      <w:r w:rsidR="004B4881">
        <w:rPr>
          <w:rFonts w:ascii="Arial" w:hAnsi="Arial" w:cs="Arial"/>
          <w:b/>
          <w:bCs/>
          <w:color w:val="000000"/>
          <w:sz w:val="22"/>
          <w:szCs w:val="22"/>
        </w:rPr>
        <w:t>A</w:t>
      </w:r>
      <w:r w:rsidRPr="002C24E7">
        <w:rPr>
          <w:rFonts w:ascii="Arial" w:hAnsi="Arial" w:cs="Arial"/>
          <w:color w:val="000000"/>
          <w:sz w:val="22"/>
          <w:szCs w:val="22"/>
        </w:rPr>
        <w:t xml:space="preserve">) showed significant correlations (Pearson p &lt; 0.05) for both sexes. For </w:t>
      </w:r>
      <w:r w:rsidR="008B007E" w:rsidRPr="002C24E7">
        <w:rPr>
          <w:rFonts w:ascii="Arial" w:hAnsi="Arial" w:cs="Arial"/>
          <w:color w:val="000000"/>
          <w:sz w:val="22"/>
          <w:szCs w:val="22"/>
        </w:rPr>
        <w:t>all</w:t>
      </w:r>
      <w:r w:rsidRPr="002C24E7">
        <w:rPr>
          <w:rFonts w:ascii="Arial" w:hAnsi="Arial" w:cs="Arial"/>
          <w:color w:val="000000"/>
          <w:sz w:val="22"/>
          <w:szCs w:val="22"/>
        </w:rPr>
        <w:t xml:space="preserve"> the body mass related traits, there was a negative correlation between the magnitude of genetic effect and testosterone for males, and a positive correlation for females.  For example, Pearson's correlation coefficient for whole body fat mass in males was -0.86 (p = 0.001) and 0.76 for females (p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fSwiaXNUZW1wb3JhcnkiOmZhbHNlfV19"/>
          <w:id w:val="1994369138"/>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Pasquali</w:t>
          </w:r>
          <w:proofErr w:type="spellEnd"/>
          <w:r w:rsidR="003D7F7C" w:rsidRPr="003D7F7C">
            <w:rPr>
              <w:rFonts w:ascii="Arial" w:hAnsi="Arial" w:cs="Arial"/>
              <w:color w:val="000000"/>
              <w:sz w:val="22"/>
              <w:szCs w:val="22"/>
            </w:rPr>
            <w:t>, 2006)</w:t>
          </w:r>
        </w:sdtContent>
      </w:sdt>
      <w:r w:rsidRPr="002C24E7">
        <w:rPr>
          <w:rFonts w:ascii="Arial" w:hAnsi="Arial" w:cs="Arial"/>
          <w:color w:val="000000"/>
          <w:sz w:val="22"/>
          <w:szCs w:val="22"/>
        </w:rPr>
        <w:t xml:space="preserve">. Therefore, in body-mass related traits, testosterone may </w:t>
      </w:r>
      <w:r w:rsidR="00AD16DC" w:rsidRPr="002C24E7">
        <w:rPr>
          <w:rFonts w:ascii="Arial" w:hAnsi="Arial" w:cs="Arial"/>
          <w:color w:val="000000"/>
          <w:sz w:val="22"/>
          <w:szCs w:val="22"/>
        </w:rPr>
        <w:t>be modulating</w:t>
      </w:r>
      <w:r w:rsidRPr="002C24E7">
        <w:rPr>
          <w:rFonts w:ascii="Arial" w:hAnsi="Arial" w:cs="Arial"/>
          <w:color w:val="000000"/>
          <w:sz w:val="22"/>
          <w:szCs w:val="22"/>
        </w:rPr>
        <w:t xml:space="preserve"> genetic effects in a sexually-antagonistic manner. </w:t>
      </w:r>
    </w:p>
    <w:p w14:paraId="7352043C" w14:textId="77777777" w:rsidR="00F97BCB" w:rsidRPr="002C24E7" w:rsidRDefault="00F97BCB" w:rsidP="002C24E7">
      <w:pPr>
        <w:spacing w:line="360" w:lineRule="auto"/>
        <w:rPr>
          <w:rFonts w:ascii="Arial" w:hAnsi="Arial" w:cs="Arial"/>
          <w:sz w:val="20"/>
          <w:szCs w:val="20"/>
        </w:rPr>
      </w:pPr>
    </w:p>
    <w:p w14:paraId="2C796AF5" w14:textId="452FFA79" w:rsidR="00F97BCB" w:rsidRPr="002C24E7" w:rsidRDefault="001D436E" w:rsidP="002C24E7">
      <w:pPr>
        <w:pStyle w:val="NormalWeb"/>
        <w:spacing w:before="0" w:beforeAutospacing="0" w:after="0" w:afterAutospacing="0" w:line="360" w:lineRule="auto"/>
        <w:jc w:val="both"/>
        <w:rPr>
          <w:rFonts w:ascii="Arial" w:hAnsi="Arial" w:cs="Arial"/>
          <w:sz w:val="22"/>
          <w:szCs w:val="22"/>
        </w:rPr>
      </w:pPr>
      <w:r w:rsidRPr="001D436E">
        <w:rPr>
          <w:rFonts w:ascii="Arial" w:hAnsi="Arial" w:cs="Arial"/>
          <w:noProof/>
          <w:sz w:val="22"/>
          <w:szCs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5943600" cy="5271770"/>
                    </a:xfrm>
                    <a:prstGeom prst="rect">
                      <a:avLst/>
                    </a:prstGeom>
                  </pic:spPr>
                </pic:pic>
              </a:graphicData>
            </a:graphic>
          </wp:inline>
        </w:drawing>
      </w:r>
    </w:p>
    <w:p w14:paraId="7A810D05" w14:textId="6043B40C" w:rsidR="00F97BCB" w:rsidRDefault="00F97BCB" w:rsidP="00E07A6C">
      <w:pPr>
        <w:pStyle w:val="NormalWeb"/>
        <w:spacing w:before="0" w:beforeAutospacing="0" w:after="0" w:afterAutospacing="0" w:line="360" w:lineRule="auto"/>
        <w:jc w:val="both"/>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 signifies </w:t>
      </w:r>
      <w:r w:rsidR="0019658F" w:rsidRPr="002C24E7">
        <w:rPr>
          <w:rFonts w:ascii="Arial" w:hAnsi="Arial" w:cs="Arial"/>
          <w:color w:val="000000"/>
          <w:sz w:val="20"/>
          <w:szCs w:val="20"/>
        </w:rPr>
        <w:t>a</w:t>
      </w:r>
      <w:r w:rsidRPr="002C24E7">
        <w:rPr>
          <w:rFonts w:ascii="Arial" w:hAnsi="Arial" w:cs="Arial"/>
          <w:color w:val="000000"/>
          <w:sz w:val="20"/>
          <w:szCs w:val="20"/>
        </w:rPr>
        <w:t xml:space="preserve"> testosterone level bin with overlapping range between males and females. </w:t>
      </w:r>
      <w:r w:rsidRPr="002C24E7">
        <w:rPr>
          <w:rFonts w:ascii="Arial" w:hAnsi="Arial" w:cs="Arial"/>
          <w:b/>
          <w:bCs/>
          <w:color w:val="000000"/>
          <w:sz w:val="20"/>
          <w:szCs w:val="20"/>
        </w:rPr>
        <w:t>Figs. SX</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w:t>
      </w:r>
      <w:r w:rsidR="00124D2A">
        <w:rPr>
          <w:rFonts w:ascii="Arial" w:hAnsi="Arial" w:cs="Arial"/>
          <w:color w:val="000000"/>
          <w:sz w:val="22"/>
          <w:szCs w:val="22"/>
        </w:rPr>
        <w:t>90%</w:t>
      </w:r>
      <w:r w:rsidR="00C67424">
        <w:rPr>
          <w:rFonts w:ascii="Arial" w:hAnsi="Arial" w:cs="Arial"/>
          <w:color w:val="000000"/>
          <w:sz w:val="22"/>
          <w:szCs w:val="22"/>
        </w:rPr>
        <w:t xml:space="preserve"> </w:t>
      </w:r>
      <w:r w:rsidR="00124D2A">
        <w:rPr>
          <w:rFonts w:ascii="Arial" w:hAnsi="Arial" w:cs="Arial"/>
          <w:color w:val="000000"/>
          <w:sz w:val="22"/>
          <w:szCs w:val="22"/>
        </w:rPr>
        <w:t>CI</w:t>
      </w:r>
      <w:r w:rsidRPr="002C24E7">
        <w:rPr>
          <w:rFonts w:ascii="Arial" w:hAnsi="Arial" w:cs="Arial"/>
          <w:color w:val="000000"/>
          <w:sz w:val="20"/>
          <w:szCs w:val="20"/>
        </w:rPr>
        <w:t>) is plotted for all 27 traits. Traits are ordered in descending order of male-female differences in R. </w:t>
      </w:r>
    </w:p>
    <w:p w14:paraId="16A531B2" w14:textId="77777777" w:rsidR="00C0114B" w:rsidRPr="00BB2E38" w:rsidRDefault="00C0114B" w:rsidP="00E07A6C">
      <w:pPr>
        <w:pStyle w:val="NormalWeb"/>
        <w:spacing w:before="0" w:beforeAutospacing="0" w:after="0" w:afterAutospacing="0" w:line="360" w:lineRule="auto"/>
        <w:jc w:val="both"/>
      </w:pPr>
    </w:p>
    <w:p w14:paraId="20959C4B" w14:textId="0AE4C08C" w:rsidR="00F97BCB" w:rsidRPr="002C24E7" w:rsidRDefault="00F97BCB" w:rsidP="004429DC">
      <w:pPr>
        <w:pStyle w:val="Heading2"/>
      </w:pPr>
      <w:r w:rsidRPr="002C24E7">
        <w:t xml:space="preserve">Model </w:t>
      </w:r>
      <w:r w:rsidR="00E07A6C">
        <w:t xml:space="preserve">of </w:t>
      </w:r>
      <w:r w:rsidR="00203E0E">
        <w:t>s</w:t>
      </w:r>
      <w:r w:rsidRPr="002C24E7">
        <w:t xml:space="preserve">hared </w:t>
      </w:r>
      <w:r w:rsidR="00203E0E">
        <w:t>p</w:t>
      </w:r>
      <w:r w:rsidR="00E07A6C">
        <w:t xml:space="preserve">olygenic and </w:t>
      </w:r>
      <w:r w:rsidR="00203E0E">
        <w:t>e</w:t>
      </w:r>
      <w:r w:rsidR="00E07A6C">
        <w:t xml:space="preserve">nvironmental </w:t>
      </w:r>
      <w:r w:rsidR="00203E0E">
        <w:t>a</w:t>
      </w:r>
      <w:r w:rsidRPr="002C24E7">
        <w:t>mplification </w:t>
      </w:r>
    </w:p>
    <w:p w14:paraId="2699A50A" w14:textId="10BF450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If polygenic amplification is a common mechanism, an immediate question of interest is </w:t>
      </w:r>
      <w:r w:rsidR="00AD16DC" w:rsidRPr="002C24E7">
        <w:rPr>
          <w:rFonts w:ascii="Arial" w:hAnsi="Arial" w:cs="Arial"/>
          <w:color w:val="000000"/>
          <w:sz w:val="22"/>
          <w:szCs w:val="22"/>
        </w:rPr>
        <w:t>whether environmental</w:t>
      </w:r>
      <w:r w:rsidRPr="002C24E7">
        <w:rPr>
          <w:rFonts w:ascii="Arial" w:hAnsi="Arial" w:cs="Arial"/>
          <w:color w:val="000000"/>
          <w:sz w:val="22"/>
          <w:szCs w:val="22"/>
        </w:rPr>
        <w:t xml:space="preserve"> effects are amplified across the sexes via modulators shared with polygenic effects. Consider the example of human skeletal muscle. The impact of resistance exercise varies </w:t>
      </w:r>
      <w:r w:rsidRPr="002C24E7">
        <w:rPr>
          <w:rFonts w:ascii="Arial" w:hAnsi="Arial" w:cs="Arial"/>
          <w:color w:val="000000"/>
          <w:sz w:val="22"/>
          <w:szCs w:val="22"/>
        </w:rPr>
        <w:lastRenderedPageBreak/>
        <w:t xml:space="preserve">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fSwiaXNUZW1wb3JhcnkiOmZhbHNlfV19"/>
          <w:id w:val="-1427411474"/>
          <w:placeholder>
            <w:docPart w:val="DefaultPlaceholder_-1854013440"/>
          </w:placeholder>
        </w:sdtPr>
        <w:sdtEndPr/>
        <w:sdtContent>
          <w:r w:rsidR="003D7F7C" w:rsidRPr="003D7F7C">
            <w:rPr>
              <w:rFonts w:ascii="Arial" w:hAnsi="Arial" w:cs="Arial"/>
              <w:color w:val="000000"/>
              <w:sz w:val="22"/>
              <w:szCs w:val="22"/>
            </w:rPr>
            <w:t>(Liu et al., 2010)</w:t>
          </w:r>
        </w:sdtContent>
      </w:sdt>
      <w:r w:rsidRPr="002C24E7">
        <w:rPr>
          <w:rFonts w:ascii="Arial" w:hAnsi="Arial" w:cs="Arial"/>
          <w:color w:val="000000"/>
          <w:sz w:val="22"/>
          <w:szCs w:val="22"/>
        </w:rPr>
        <w:t xml:space="preserve">. However, after resistance exercise at similar intensities, males experienced sustained upregulation of such genes, while in females, levels returned sooner to the resting state (REFX </w:t>
      </w:r>
      <w:r w:rsidR="00744757">
        <w:rPr>
          <w:rFonts w:ascii="Arial" w:hAnsi="Arial" w:cs="Arial"/>
          <w:b/>
          <w:bCs/>
          <w:color w:val="000000"/>
          <w:sz w:val="22"/>
          <w:szCs w:val="22"/>
        </w:rPr>
        <w:t xml:space="preserve">Fig. </w:t>
      </w:r>
      <w:r w:rsidR="00C40620" w:rsidRPr="00744757">
        <w:rPr>
          <w:rFonts w:ascii="Arial" w:hAnsi="Arial" w:cs="Arial"/>
          <w:b/>
          <w:bCs/>
          <w:color w:val="000000"/>
          <w:sz w:val="22"/>
          <w:szCs w:val="22"/>
        </w:rPr>
        <w:t>S</w:t>
      </w:r>
      <w:r w:rsidR="000F22E5">
        <w:rPr>
          <w:rFonts w:ascii="Arial" w:hAnsi="Arial" w:cs="Arial"/>
          <w:b/>
          <w:bCs/>
          <w:color w:val="000000"/>
          <w:sz w:val="22"/>
          <w:szCs w:val="22"/>
        </w:rPr>
        <w:t>11</w:t>
      </w:r>
      <w:r w:rsidRPr="002C24E7">
        <w:rPr>
          <w:rFonts w:ascii="Arial" w:hAnsi="Arial" w:cs="Arial"/>
          <w:color w:val="000000"/>
          <w:sz w:val="22"/>
          <w:szCs w:val="22"/>
        </w:rPr>
        <w:t xml:space="preserve">). It is plausible that shared modulators, such as sex hormones, drive a difference in the magnitude of effect of core genes such as IGF-1 and thus </w:t>
      </w:r>
      <w:r w:rsidR="008B007E" w:rsidRPr="002C24E7">
        <w:rPr>
          <w:rFonts w:ascii="Arial" w:hAnsi="Arial" w:cs="Arial"/>
          <w:color w:val="000000"/>
          <w:sz w:val="22"/>
          <w:szCs w:val="22"/>
        </w:rPr>
        <w:t>all</w:t>
      </w:r>
      <w:r w:rsidRPr="002C24E7">
        <w:rPr>
          <w:rFonts w:ascii="Arial" w:hAnsi="Arial" w:cs="Arial"/>
          <w:color w:val="000000"/>
          <w:sz w:val="22"/>
          <w:szCs w:val="22"/>
        </w:rPr>
        <w:t xml:space="preserve"> its genetic and environmental regulators.</w:t>
      </w:r>
    </w:p>
    <w:p w14:paraId="6F5D4885" w14:textId="1FB9756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generalize this intuition into a model, </w:t>
      </w:r>
      <w:r w:rsidR="00C40620" w:rsidRPr="002C24E7">
        <w:rPr>
          <w:rFonts w:ascii="Arial" w:hAnsi="Arial" w:cs="Arial"/>
          <w:color w:val="000000"/>
          <w:sz w:val="22"/>
          <w:szCs w:val="22"/>
        </w:rPr>
        <w:t>if</w:t>
      </w:r>
      <w:r w:rsidRPr="002C24E7">
        <w:rPr>
          <w:rFonts w:ascii="Arial" w:hAnsi="Arial" w:cs="Arial"/>
          <w:color w:val="000000"/>
          <w:sz w:val="22"/>
          <w:szCs w:val="22"/>
        </w:rPr>
        <w:t xml:space="preserve"> amplification mechanisms </w:t>
      </w:r>
      <w:r w:rsidR="008B007E" w:rsidRPr="002C24E7">
        <w:rPr>
          <w:rFonts w:ascii="Arial" w:hAnsi="Arial" w:cs="Arial"/>
          <w:color w:val="000000"/>
          <w:sz w:val="22"/>
          <w:szCs w:val="22"/>
        </w:rPr>
        <w:t>are shared</w:t>
      </w:r>
      <w:r w:rsidRPr="002C24E7">
        <w:rPr>
          <w:rFonts w:ascii="Arial" w:hAnsi="Arial" w:cs="Arial"/>
          <w:color w:val="000000"/>
          <w:sz w:val="22"/>
          <w:szCs w:val="22"/>
        </w:rPr>
        <w:t>,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68B418FD" w14:textId="4D8A3841"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Consider the within-sex additive model of REFX </w:t>
      </w:r>
      <w:r w:rsidRPr="002C24E7">
        <w:rPr>
          <w:rFonts w:ascii="Arial" w:hAnsi="Arial" w:cs="Arial"/>
          <w:b/>
          <w:bCs/>
          <w:color w:val="000000"/>
          <w:sz w:val="22"/>
          <w:szCs w:val="22"/>
        </w:rPr>
        <w:t xml:space="preserve">Eq. </w:t>
      </w:r>
      <w:r w:rsidR="00366298">
        <w:rPr>
          <w:rFonts w:ascii="Arial" w:hAnsi="Arial" w:cs="Arial"/>
          <w:b/>
          <w:bCs/>
          <w:color w:val="000000"/>
          <w:sz w:val="22"/>
          <w:szCs w:val="22"/>
        </w:rPr>
        <w:t>1</w:t>
      </w:r>
      <w:r w:rsidRPr="002C24E7">
        <w:rPr>
          <w:rFonts w:ascii="Arial" w:hAnsi="Arial" w:cs="Arial"/>
          <w:color w:val="000000"/>
          <w:sz w:val="22"/>
          <w:szCs w:val="22"/>
        </w:rPr>
        <w:t xml:space="preserve"> in the section “</w:t>
      </w:r>
      <w:r w:rsidR="00BC61A6">
        <w:rPr>
          <w:rFonts w:ascii="Arial" w:hAnsi="Arial" w:cs="Arial"/>
          <w:b/>
          <w:bCs/>
          <w:color w:val="000000"/>
          <w:sz w:val="22"/>
          <w:szCs w:val="22"/>
        </w:rPr>
        <w:t xml:space="preserve">The limited scope of analyzing </w:t>
      </w:r>
      <w:proofErr w:type="spellStart"/>
      <w:r w:rsidR="00BC61A6">
        <w:rPr>
          <w:rFonts w:ascii="Arial" w:hAnsi="Arial" w:cs="Arial"/>
          <w:b/>
          <w:bCs/>
          <w:color w:val="000000"/>
          <w:sz w:val="22"/>
          <w:szCs w:val="22"/>
        </w:rPr>
        <w:t>GxSex</w:t>
      </w:r>
      <w:proofErr w:type="spellEnd"/>
      <w:r w:rsidR="00BC61A6">
        <w:rPr>
          <w:rFonts w:ascii="Arial" w:hAnsi="Arial" w:cs="Arial"/>
          <w:b/>
          <w:bCs/>
          <w:color w:val="000000"/>
          <w:sz w:val="22"/>
          <w:szCs w:val="22"/>
        </w:rPr>
        <w:t xml:space="preserve"> via heritability</w:t>
      </w:r>
      <w:r w:rsidR="001B5ED6">
        <w:rPr>
          <w:rFonts w:ascii="Arial" w:hAnsi="Arial" w:cs="Arial"/>
          <w:b/>
          <w:bCs/>
          <w:color w:val="000000"/>
          <w:sz w:val="22"/>
          <w:szCs w:val="22"/>
        </w:rPr>
        <w:t xml:space="preserve"> differences and genetic correlations</w:t>
      </w:r>
      <w:r w:rsidRPr="002C24E7">
        <w:rPr>
          <w:rFonts w:ascii="Arial" w:hAnsi="Arial" w:cs="Arial"/>
          <w:color w:val="000000"/>
          <w:sz w:val="22"/>
          <w:szCs w:val="22"/>
        </w:rPr>
        <w:t xml:space="preserve">” above. For </w:t>
      </w:r>
      <w:r w:rsidR="008B007E" w:rsidRPr="002C24E7">
        <w:rPr>
          <w:rFonts w:ascii="Arial" w:hAnsi="Arial" w:cs="Arial"/>
          <w:color w:val="000000"/>
          <w:sz w:val="22"/>
          <w:szCs w:val="22"/>
        </w:rPr>
        <w:t>a</w:t>
      </w:r>
      <w:r w:rsidRPr="002C24E7">
        <w:rPr>
          <w:rFonts w:ascii="Arial" w:hAnsi="Arial" w:cs="Arial"/>
          <w:color w:val="000000"/>
          <w:sz w:val="22"/>
          <w:szCs w:val="22"/>
        </w:rPr>
        <w:t xml:space="preserve">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in sex </w:t>
      </w:r>
      <m:oMath>
        <m:r>
          <w:rPr>
            <w:rFonts w:ascii="Cambria Math" w:hAnsi="Cambria Math" w:cs="Arial"/>
            <w:color w:val="000000"/>
            <w:sz w:val="22"/>
            <w:szCs w:val="22"/>
          </w:rPr>
          <m:t>z∈{M,F}</m:t>
        </m:r>
      </m:oMath>
      <w:r w:rsidRPr="002C24E7">
        <w:rPr>
          <w:rFonts w:ascii="Arial" w:hAnsi="Arial" w:cs="Arial"/>
          <w:color w:val="000000"/>
          <w:sz w:val="22"/>
          <w:szCs w:val="22"/>
        </w:rPr>
        <w:t>  </w:t>
      </w:r>
    </w:p>
    <w:p w14:paraId="2961F61E" w14:textId="77777777" w:rsidR="00AD16DC" w:rsidRPr="002C24E7" w:rsidRDefault="00AD16DC"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D16DC" w:rsidRPr="008D0E34" w14:paraId="70F59556" w14:textId="77777777" w:rsidTr="00F2761A">
        <w:tc>
          <w:tcPr>
            <w:tcW w:w="8815" w:type="dxa"/>
          </w:tcPr>
          <w:p w14:paraId="1564FA7A" w14:textId="380BEDC9" w:rsidR="00AD16DC" w:rsidRPr="008C5635" w:rsidRDefault="0097211F" w:rsidP="007F55B5">
            <w:pPr>
              <w:spacing w:line="360" w:lineRule="auto"/>
              <w:jc w:val="center"/>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oMath>
            <w:r w:rsidR="00AD16DC" w:rsidRPr="008C5635">
              <w:rPr>
                <w:rFonts w:ascii="Arial" w:eastAsiaTheme="minorEastAsia" w:hAnsi="Arial" w:cs="Arial"/>
              </w:rPr>
              <w:t>,</w:t>
            </w:r>
          </w:p>
        </w:tc>
        <w:tc>
          <w:tcPr>
            <w:tcW w:w="535" w:type="dxa"/>
          </w:tcPr>
          <w:p w14:paraId="5DE9E4A6" w14:textId="71952E93" w:rsidR="00AD16DC" w:rsidRPr="008D0E34" w:rsidRDefault="00AD16DC" w:rsidP="007F55B5">
            <w:pPr>
              <w:spacing w:line="360" w:lineRule="auto"/>
              <w:jc w:val="right"/>
              <w:rPr>
                <w:rFonts w:ascii="Arial" w:hAnsi="Arial" w:cs="Arial"/>
              </w:rPr>
            </w:pPr>
            <w:r w:rsidRPr="008D0E34">
              <w:rPr>
                <w:rFonts w:ascii="Arial" w:hAnsi="Arial" w:cs="Arial"/>
              </w:rPr>
              <w:t>(</w:t>
            </w:r>
            <w:r>
              <w:rPr>
                <w:rFonts w:ascii="Arial" w:hAnsi="Arial" w:cs="Arial"/>
              </w:rPr>
              <w:t>6</w:t>
            </w:r>
            <w:r w:rsidRPr="008D0E34">
              <w:rPr>
                <w:rFonts w:ascii="Arial" w:hAnsi="Arial" w:cs="Arial"/>
              </w:rPr>
              <w:t>)</w:t>
            </w:r>
          </w:p>
        </w:tc>
      </w:tr>
    </w:tbl>
    <w:p w14:paraId="2F12A22C" w14:textId="77777777" w:rsidR="002A72F6" w:rsidRDefault="002A72F6" w:rsidP="002C24E7">
      <w:pPr>
        <w:pStyle w:val="NormalWeb"/>
        <w:spacing w:before="0" w:beforeAutospacing="0" w:after="0" w:afterAutospacing="0" w:line="360" w:lineRule="auto"/>
        <w:rPr>
          <w:rFonts w:ascii="Arial" w:hAnsi="Arial" w:cs="Arial"/>
          <w:color w:val="000000"/>
          <w:sz w:val="22"/>
          <w:szCs w:val="22"/>
        </w:rPr>
      </w:pPr>
    </w:p>
    <w:p w14:paraId="1D2912B2" w14:textId="434F57C6" w:rsidR="00F97BCB"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is the environmental effect and</w:t>
      </w:r>
    </w:p>
    <w:p w14:paraId="23B3107E" w14:textId="77777777" w:rsidR="002A72F6" w:rsidRPr="002C24E7" w:rsidRDefault="002A72F6"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A72F6" w:rsidRPr="008D0E34" w14:paraId="17009081" w14:textId="77777777" w:rsidTr="00F2761A">
        <w:tc>
          <w:tcPr>
            <w:tcW w:w="8815" w:type="dxa"/>
          </w:tcPr>
          <w:p w14:paraId="04478275" w14:textId="4CE3E72B" w:rsidR="002A72F6" w:rsidRPr="008C5635" w:rsidRDefault="0097211F" w:rsidP="007F55B5">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variant</m:t>
                    </m:r>
                  </m:sub>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β</m:t>
                        </m:r>
                      </m:e>
                      <m:sub>
                        <m:r>
                          <w:rPr>
                            <w:rFonts w:ascii="Cambria Math" w:eastAsiaTheme="minorEastAsia" w:hAnsi="Cambria Math" w:cs="Arial"/>
                          </w:rPr>
                          <m:t>i</m:t>
                        </m:r>
                      </m:sub>
                      <m:sup>
                        <m:r>
                          <w:rPr>
                            <w:rFonts w:ascii="Cambria Math" w:eastAsiaTheme="minorEastAsia" w:hAnsi="Cambria Math" w:cs="Arial"/>
                          </w:rPr>
                          <m:t>z</m:t>
                        </m:r>
                      </m:sup>
                    </m:sSubSup>
                  </m:e>
                </m:nary>
              </m:oMath>
            </m:oMathPara>
          </w:p>
        </w:tc>
        <w:tc>
          <w:tcPr>
            <w:tcW w:w="535" w:type="dxa"/>
          </w:tcPr>
          <w:p w14:paraId="4664759B" w14:textId="1E494FBD" w:rsidR="002A72F6" w:rsidRPr="008D0E34" w:rsidRDefault="002A72F6" w:rsidP="007F55B5">
            <w:pPr>
              <w:spacing w:line="360" w:lineRule="auto"/>
              <w:jc w:val="right"/>
              <w:rPr>
                <w:rFonts w:ascii="Arial" w:hAnsi="Arial" w:cs="Arial"/>
              </w:rPr>
            </w:pPr>
            <w:r w:rsidRPr="008D0E34">
              <w:rPr>
                <w:rFonts w:ascii="Arial" w:hAnsi="Arial" w:cs="Arial"/>
              </w:rPr>
              <w:t>(</w:t>
            </w:r>
            <w:r w:rsidR="00247426">
              <w:rPr>
                <w:rFonts w:ascii="Arial" w:hAnsi="Arial" w:cs="Arial"/>
              </w:rPr>
              <w:t>7</w:t>
            </w:r>
            <w:r w:rsidRPr="008D0E34">
              <w:rPr>
                <w:rFonts w:ascii="Arial" w:hAnsi="Arial" w:cs="Arial"/>
              </w:rPr>
              <w:t>)</w:t>
            </w:r>
          </w:p>
        </w:tc>
      </w:tr>
    </w:tbl>
    <w:p w14:paraId="69C1E95F" w14:textId="77777777" w:rsidR="002A72F6" w:rsidRDefault="002A72F6" w:rsidP="002C24E7">
      <w:pPr>
        <w:pStyle w:val="NormalWeb"/>
        <w:spacing w:before="0" w:beforeAutospacing="0" w:after="0" w:afterAutospacing="0" w:line="360" w:lineRule="auto"/>
        <w:jc w:val="both"/>
        <w:rPr>
          <w:rFonts w:ascii="Arial" w:hAnsi="Arial" w:cs="Arial"/>
          <w:color w:val="000000"/>
          <w:sz w:val="22"/>
          <w:szCs w:val="22"/>
        </w:rPr>
      </w:pPr>
    </w:p>
    <w:p w14:paraId="7645F774" w14:textId="56B2C2E6" w:rsidR="00F97BCB" w:rsidRDefault="002A72F6" w:rsidP="002C24E7">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i</w:t>
      </w:r>
      <w:r w:rsidR="00F97BCB" w:rsidRPr="002C24E7">
        <w:rPr>
          <w:rFonts w:ascii="Arial" w:hAnsi="Arial" w:cs="Arial"/>
          <w:color w:val="000000"/>
          <w:sz w:val="22"/>
          <w:szCs w:val="22"/>
        </w:rPr>
        <w:t xml:space="preserve">s </w:t>
      </w:r>
      <w:r w:rsidR="00A61BA0" w:rsidRPr="002C24E7">
        <w:rPr>
          <w:rFonts w:ascii="Arial" w:hAnsi="Arial" w:cs="Arial"/>
          <w:color w:val="000000"/>
          <w:sz w:val="22"/>
          <w:szCs w:val="22"/>
        </w:rPr>
        <w:t>the polygenic</w:t>
      </w:r>
      <w:r w:rsidR="00F97BCB" w:rsidRPr="002C24E7">
        <w:rPr>
          <w:rFonts w:ascii="Arial" w:hAnsi="Arial" w:cs="Arial"/>
          <w:color w:val="000000"/>
          <w:sz w:val="22"/>
          <w:szCs w:val="22"/>
        </w:rPr>
        <w:t xml:space="preserve"> effect where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00F97BCB" w:rsidRPr="002C24E7">
        <w:rPr>
          <w:rFonts w:ascii="Arial" w:hAnsi="Arial" w:cs="Arial"/>
          <w:color w:val="000000"/>
          <w:sz w:val="22"/>
          <w:szCs w:val="22"/>
        </w:rPr>
        <w:t xml:space="preserve"> is the effect-allele count </w:t>
      </w:r>
      <w:sdt>
        <w:sdtPr>
          <w:rPr>
            <w:rFonts w:ascii="Arial" w:hAnsi="Arial" w:cs="Arial"/>
            <w:color w:val="000000"/>
            <w:sz w:val="20"/>
            <w:szCs w:val="20"/>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J9LCJpc1RlbXBvcmFyeSI6ZmFsc2V9XX0="/>
          <w:id w:val="82580988"/>
          <w:placeholder>
            <w:docPart w:val="DefaultPlaceholder_-1854013440"/>
          </w:placeholder>
        </w:sdtPr>
        <w:sdtEndPr/>
        <w:sdtContent>
          <w:r w:rsidR="003D7F7C" w:rsidRPr="00331361">
            <w:rPr>
              <w:rFonts w:ascii="Arial" w:hAnsi="Arial" w:cs="Arial"/>
              <w:sz w:val="22"/>
              <w:szCs w:val="22"/>
            </w:rPr>
            <w:t>(Harpak &amp; Przeworski, 2021)</w:t>
          </w:r>
        </w:sdtContent>
      </w:sdt>
      <w:r w:rsidR="008B007E">
        <w:rPr>
          <w:rFonts w:ascii="Arial" w:hAnsi="Arial" w:cs="Arial"/>
          <w:color w:val="000000"/>
          <w:sz w:val="22"/>
          <w:szCs w:val="22"/>
        </w:rPr>
        <w:t>.</w:t>
      </w:r>
      <w:r w:rsidR="00F97BCB" w:rsidRPr="002C24E7">
        <w:rPr>
          <w:rFonts w:ascii="Arial" w:hAnsi="Arial" w:cs="Arial"/>
          <w:color w:val="000000"/>
          <w:sz w:val="22"/>
          <w:szCs w:val="22"/>
        </w:rPr>
        <w:t xml:space="preserve"> We assume here for simplicity that </w:t>
      </w:r>
      <w:proofErr w:type="spellStart"/>
      <w:r w:rsidR="00F97BCB" w:rsidRPr="002C24E7">
        <w:rPr>
          <w:rFonts w:ascii="Arial" w:hAnsi="Arial" w:cs="Arial"/>
          <w:color w:val="000000"/>
          <w:sz w:val="22"/>
          <w:szCs w:val="22"/>
        </w:rPr>
        <w:t>GxSex</w:t>
      </w:r>
      <w:proofErr w:type="spellEnd"/>
      <w:r w:rsidR="00F97BCB" w:rsidRPr="002C24E7">
        <w:rPr>
          <w:rFonts w:ascii="Arial" w:hAnsi="Arial" w:cs="Arial"/>
          <w:color w:val="000000"/>
          <w:sz w:val="22"/>
          <w:szCs w:val="22"/>
        </w:rPr>
        <w:t xml:space="preserve"> which we will simplify into denoted by </w:t>
      </w:r>
      <m:oMath>
        <m:r>
          <w:rPr>
            <w:rFonts w:ascii="Cambria Math" w:hAnsi="Cambria Math" w:cs="Arial"/>
            <w:color w:val="000000"/>
            <w:sz w:val="22"/>
            <w:szCs w:val="22"/>
          </w:rPr>
          <m:t>α</m:t>
        </m:r>
      </m:oMath>
      <w:r w:rsidR="00F97BCB" w:rsidRPr="002C24E7">
        <w:rPr>
          <w:rFonts w:ascii="Arial" w:hAnsi="Arial" w:cs="Arial"/>
          <w:color w:val="000000"/>
          <w:sz w:val="22"/>
          <w:szCs w:val="22"/>
        </w:rPr>
        <w:t xml:space="preserve"> acts solely through polygenic amplification by a constant, </w:t>
      </w:r>
      <w:r w:rsidR="00247426">
        <w:rPr>
          <w:rFonts w:ascii="Cambria Math" w:hAnsi="Cambria Math" w:cs="Arial"/>
          <w:color w:val="000000"/>
          <w:sz w:val="22"/>
          <w:szCs w:val="22"/>
        </w:rPr>
        <w:t>α</w:t>
      </w:r>
      <w:r w:rsidR="00F97BCB" w:rsidRPr="002C24E7">
        <w:rPr>
          <w:rFonts w:ascii="Arial" w:hAnsi="Arial" w:cs="Arial"/>
          <w:color w:val="000000"/>
          <w:sz w:val="22"/>
          <w:szCs w:val="22"/>
        </w:rPr>
        <w:t>. Following this model, the male effect size is derived from  </w:t>
      </w:r>
    </w:p>
    <w:p w14:paraId="5C6871AF" w14:textId="77777777" w:rsidR="00247426" w:rsidRPr="002C24E7" w:rsidRDefault="00247426"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47426" w:rsidRPr="008D0E34" w14:paraId="5E777605" w14:textId="77777777" w:rsidTr="00F2761A">
        <w:tc>
          <w:tcPr>
            <w:tcW w:w="8815" w:type="dxa"/>
          </w:tcPr>
          <w:p w14:paraId="611337B6" w14:textId="3EDE09B8" w:rsidR="00247426" w:rsidRPr="008C5635" w:rsidRDefault="0097211F" w:rsidP="007F55B5">
            <w:pPr>
              <w:spacing w:line="360" w:lineRule="auto"/>
              <w:jc w:val="center"/>
              <w:rPr>
                <w:rFonts w:ascii="Arial" w:hAnsi="Arial" w:cs="Arial"/>
              </w:rPr>
            </w:pPr>
            <m:oMath>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m</m:t>
                  </m:r>
                </m:sup>
              </m:sSubSup>
              <m:r>
                <w:rPr>
                  <w:rFonts w:ascii="Cambria Math" w:hAnsi="Cambria Math" w:cs="Arial"/>
                </w:rPr>
                <m:t>=α</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f</m:t>
                  </m:r>
                </m:sup>
              </m:sSubSup>
            </m:oMath>
            <w:r w:rsidR="00247426">
              <w:rPr>
                <w:rFonts w:ascii="Arial" w:eastAsiaTheme="minorEastAsia" w:hAnsi="Arial" w:cs="Arial"/>
              </w:rPr>
              <w:t xml:space="preserve">;     </w:t>
            </w:r>
            <m:oMath>
              <m:r>
                <w:rPr>
                  <w:rFonts w:ascii="Cambria Math" w:eastAsiaTheme="minorEastAsia" w:hAnsi="Cambria Math" w:cs="Arial"/>
                </w:rPr>
                <m:t>α&gt;0</m:t>
              </m:r>
            </m:oMath>
          </w:p>
        </w:tc>
        <w:tc>
          <w:tcPr>
            <w:tcW w:w="535" w:type="dxa"/>
          </w:tcPr>
          <w:p w14:paraId="394D1DA8" w14:textId="3F713E74" w:rsidR="00247426" w:rsidRPr="008D0E34" w:rsidRDefault="00247426" w:rsidP="007F55B5">
            <w:pPr>
              <w:spacing w:line="360" w:lineRule="auto"/>
              <w:jc w:val="right"/>
              <w:rPr>
                <w:rFonts w:ascii="Arial" w:hAnsi="Arial" w:cs="Arial"/>
              </w:rPr>
            </w:pPr>
            <w:r w:rsidRPr="008D0E34">
              <w:rPr>
                <w:rFonts w:ascii="Arial" w:hAnsi="Arial" w:cs="Arial"/>
              </w:rPr>
              <w:t>(</w:t>
            </w:r>
            <w:r>
              <w:rPr>
                <w:rFonts w:ascii="Arial" w:hAnsi="Arial" w:cs="Arial"/>
              </w:rPr>
              <w:t>8</w:t>
            </w:r>
            <w:r w:rsidRPr="008D0E34">
              <w:rPr>
                <w:rFonts w:ascii="Arial" w:hAnsi="Arial" w:cs="Arial"/>
              </w:rPr>
              <w:t>)</w:t>
            </w:r>
          </w:p>
        </w:tc>
      </w:tr>
    </w:tbl>
    <w:p w14:paraId="75331A0B" w14:textId="758DEEE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Style w:val="apple-tab-span"/>
          <w:rFonts w:ascii="Arial" w:hAnsi="Arial" w:cs="Arial"/>
          <w:color w:val="000000"/>
          <w:sz w:val="22"/>
          <w:szCs w:val="22"/>
        </w:rPr>
        <w:tab/>
      </w:r>
    </w:p>
    <w:p w14:paraId="447B1068" w14:textId="36779951" w:rsidR="00F97BCB" w:rsidRPr="00331361" w:rsidRDefault="00F97BCB" w:rsidP="002C24E7">
      <w:pPr>
        <w:pStyle w:val="NormalWeb"/>
        <w:spacing w:before="0" w:beforeAutospacing="0" w:after="0" w:afterAutospacing="0" w:line="360" w:lineRule="auto"/>
        <w:jc w:val="both"/>
        <w:rPr>
          <w:rFonts w:ascii="Arial" w:hAnsi="Arial" w:cs="Arial"/>
          <w:sz w:val="22"/>
          <w:szCs w:val="22"/>
        </w:rPr>
      </w:pPr>
      <w:r w:rsidRPr="00331361">
        <w:rPr>
          <w:rFonts w:ascii="Arial" w:hAnsi="Arial" w:cs="Arial"/>
          <w:color w:val="000000"/>
          <w:sz w:val="22"/>
          <w:szCs w:val="22"/>
        </w:rPr>
        <w:t xml:space="preserve">Allele frequencies are once again assumed to be close to equal between males and females since due random segregation of alleles during meiosis, genotype frequency is independent of sex; and assuming no sex biases in UKB participation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
          <w:id w:val="-1194297127"/>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Benonisdottir</w:t>
          </w:r>
          <w:proofErr w:type="spellEnd"/>
          <w:r w:rsidR="003D7F7C" w:rsidRPr="00331361">
            <w:rPr>
              <w:rFonts w:ascii="Arial" w:hAnsi="Arial" w:cs="Arial"/>
              <w:sz w:val="22"/>
              <w:szCs w:val="22"/>
            </w:rPr>
            <w:t xml:space="preserve"> &amp; Kong, 2022)</w:t>
          </w:r>
        </w:sdtContent>
      </w:sdt>
      <w:r w:rsidRPr="00331361">
        <w:rPr>
          <w:rFonts w:ascii="Arial" w:hAnsi="Arial" w:cs="Arial"/>
          <w:color w:val="000000"/>
          <w:sz w:val="22"/>
          <w:szCs w:val="22"/>
        </w:rPr>
        <w:t xml:space="preserve">. Consequently, differences in polygenic effect distributions between males and females are solely based on </w:t>
      </w:r>
      <w:proofErr w:type="spellStart"/>
      <w:r w:rsidRPr="00331361">
        <w:rPr>
          <w:rFonts w:ascii="Arial" w:hAnsi="Arial" w:cs="Arial"/>
          <w:color w:val="000000"/>
          <w:sz w:val="22"/>
          <w:szCs w:val="22"/>
        </w:rPr>
        <w:t>GxSex</w:t>
      </w:r>
      <w:proofErr w:type="spellEnd"/>
      <w:r w:rsidRPr="00331361">
        <w:rPr>
          <w:rFonts w:ascii="Arial" w:hAnsi="Arial" w:cs="Arial"/>
          <w:color w:val="000000"/>
          <w:sz w:val="22"/>
          <w:szCs w:val="22"/>
        </w:rPr>
        <w:t xml:space="preserve">, and thus: (REFX </w:t>
      </w:r>
      <w:r w:rsidRPr="00331361">
        <w:rPr>
          <w:rFonts w:ascii="Arial" w:hAnsi="Arial" w:cs="Arial"/>
          <w:b/>
          <w:bCs/>
          <w:color w:val="000000"/>
          <w:sz w:val="22"/>
          <w:szCs w:val="22"/>
        </w:rPr>
        <w:t xml:space="preserve">Amplification of </w:t>
      </w:r>
      <w:r w:rsidR="00843903">
        <w:rPr>
          <w:rFonts w:ascii="Arial" w:hAnsi="Arial" w:cs="Arial"/>
          <w:b/>
          <w:bCs/>
          <w:color w:val="000000"/>
          <w:sz w:val="22"/>
          <w:szCs w:val="22"/>
        </w:rPr>
        <w:t>g</w:t>
      </w:r>
      <w:r w:rsidRPr="00331361">
        <w:rPr>
          <w:rFonts w:ascii="Arial" w:hAnsi="Arial" w:cs="Arial"/>
          <w:b/>
          <w:bCs/>
          <w:color w:val="000000"/>
          <w:sz w:val="22"/>
          <w:szCs w:val="22"/>
        </w:rPr>
        <w:t xml:space="preserve">enetic </w:t>
      </w:r>
      <w:r w:rsidR="00843903">
        <w:rPr>
          <w:rFonts w:ascii="Arial" w:hAnsi="Arial" w:cs="Arial"/>
          <w:b/>
          <w:bCs/>
          <w:color w:val="000000"/>
          <w:sz w:val="22"/>
          <w:szCs w:val="22"/>
        </w:rPr>
        <w:t>e</w:t>
      </w:r>
      <w:r w:rsidRPr="00331361">
        <w:rPr>
          <w:rFonts w:ascii="Arial" w:hAnsi="Arial" w:cs="Arial"/>
          <w:b/>
          <w:bCs/>
          <w:color w:val="000000"/>
          <w:sz w:val="22"/>
          <w:szCs w:val="22"/>
        </w:rPr>
        <w:t xml:space="preserve">ffects is the </w:t>
      </w:r>
      <w:r w:rsidR="00843903">
        <w:rPr>
          <w:rFonts w:ascii="Arial" w:hAnsi="Arial" w:cs="Arial"/>
          <w:b/>
          <w:bCs/>
          <w:color w:val="000000"/>
          <w:sz w:val="22"/>
          <w:szCs w:val="22"/>
        </w:rPr>
        <w:t>p</w:t>
      </w:r>
      <w:r w:rsidRPr="00331361">
        <w:rPr>
          <w:rFonts w:ascii="Arial" w:hAnsi="Arial" w:cs="Arial"/>
          <w:b/>
          <w:bCs/>
          <w:color w:val="000000"/>
          <w:sz w:val="22"/>
          <w:szCs w:val="22"/>
        </w:rPr>
        <w:t xml:space="preserve">rimary </w:t>
      </w:r>
      <w:r w:rsidR="00843903">
        <w:rPr>
          <w:rFonts w:ascii="Arial" w:hAnsi="Arial" w:cs="Arial"/>
          <w:b/>
          <w:bCs/>
          <w:color w:val="000000"/>
          <w:sz w:val="22"/>
          <w:szCs w:val="22"/>
        </w:rPr>
        <w:t>m</w:t>
      </w:r>
      <w:r w:rsidRPr="00331361">
        <w:rPr>
          <w:rFonts w:ascii="Arial" w:hAnsi="Arial" w:cs="Arial"/>
          <w:b/>
          <w:bCs/>
          <w:color w:val="000000"/>
          <w:sz w:val="22"/>
          <w:szCs w:val="22"/>
        </w:rPr>
        <w:t xml:space="preserve">ode of </w:t>
      </w:r>
      <w:proofErr w:type="spellStart"/>
      <w:r w:rsidRPr="00331361">
        <w:rPr>
          <w:rFonts w:ascii="Arial" w:hAnsi="Arial" w:cs="Arial"/>
          <w:b/>
          <w:bCs/>
          <w:color w:val="000000"/>
          <w:sz w:val="22"/>
          <w:szCs w:val="22"/>
        </w:rPr>
        <w:t>GxSex</w:t>
      </w:r>
      <w:proofErr w:type="spellEnd"/>
      <w:r w:rsidR="008B007E" w:rsidRPr="00331361">
        <w:rPr>
          <w:rFonts w:ascii="Arial" w:hAnsi="Arial" w:cs="Arial"/>
          <w:color w:val="000000"/>
          <w:sz w:val="22"/>
          <w:szCs w:val="22"/>
        </w:rPr>
        <w:t>),</w:t>
      </w:r>
    </w:p>
    <w:p w14:paraId="40313BB9" w14:textId="77777777" w:rsidR="00F97BCB" w:rsidRPr="002C24E7"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52686" w:rsidRPr="008D0E34" w14:paraId="038F7886" w14:textId="77777777" w:rsidTr="00F2761A">
        <w:tc>
          <w:tcPr>
            <w:tcW w:w="8815" w:type="dxa"/>
          </w:tcPr>
          <w:p w14:paraId="1B48E07E" w14:textId="480E1E9B" w:rsidR="00D52686" w:rsidRPr="008C5635" w:rsidRDefault="00D52686" w:rsidP="007F55B5">
            <w:pPr>
              <w:spacing w:line="360" w:lineRule="auto"/>
              <w:jc w:val="center"/>
              <w:rPr>
                <w:rFonts w:ascii="Arial" w:hAnsi="Arial" w:cs="Arial"/>
              </w:rPr>
            </w:pPr>
            <m:oMathPara>
              <m:oMath>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m:oMathPara>
          </w:p>
        </w:tc>
        <w:tc>
          <w:tcPr>
            <w:tcW w:w="535" w:type="dxa"/>
          </w:tcPr>
          <w:p w14:paraId="55D911DF" w14:textId="0162B3A5" w:rsidR="00D52686" w:rsidRPr="008D0E34" w:rsidRDefault="00D52686" w:rsidP="007F55B5">
            <w:pPr>
              <w:spacing w:line="360" w:lineRule="auto"/>
              <w:jc w:val="right"/>
              <w:rPr>
                <w:rFonts w:ascii="Arial" w:hAnsi="Arial" w:cs="Arial"/>
              </w:rPr>
            </w:pPr>
            <w:r w:rsidRPr="008D0E34">
              <w:rPr>
                <w:rFonts w:ascii="Arial" w:hAnsi="Arial" w:cs="Arial"/>
              </w:rPr>
              <w:t>(</w:t>
            </w:r>
            <w:r>
              <w:rPr>
                <w:rFonts w:ascii="Arial" w:hAnsi="Arial" w:cs="Arial"/>
              </w:rPr>
              <w:t>9</w:t>
            </w:r>
            <w:r w:rsidRPr="008D0E34">
              <w:rPr>
                <w:rFonts w:ascii="Arial" w:hAnsi="Arial" w:cs="Arial"/>
              </w:rPr>
              <w:t>)</w:t>
            </w:r>
          </w:p>
        </w:tc>
      </w:tr>
    </w:tbl>
    <w:p w14:paraId="44CB6166" w14:textId="77777777" w:rsidR="00F97BCB" w:rsidRPr="002C24E7" w:rsidRDefault="00F97BCB" w:rsidP="002C24E7">
      <w:pPr>
        <w:spacing w:line="360" w:lineRule="auto"/>
        <w:rPr>
          <w:rFonts w:ascii="Arial" w:hAnsi="Arial" w:cs="Arial"/>
          <w:sz w:val="20"/>
          <w:szCs w:val="20"/>
        </w:rPr>
      </w:pPr>
    </w:p>
    <w:p w14:paraId="49646729" w14:textId="1B335689"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Assuming environmental amplification can also be simplified to the same scalar multiplier,</w:t>
      </w:r>
    </w:p>
    <w:p w14:paraId="1B8B91D3" w14:textId="77777777" w:rsidR="006D2C8A" w:rsidRPr="002C24E7" w:rsidRDefault="006D2C8A"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6D2C8A" w:rsidRPr="008D0E34" w14:paraId="34577BC0" w14:textId="77777777" w:rsidTr="00F2761A">
        <w:tc>
          <w:tcPr>
            <w:tcW w:w="8815" w:type="dxa"/>
          </w:tcPr>
          <w:p w14:paraId="1FA283DC" w14:textId="38173185" w:rsidR="006D2C8A" w:rsidRDefault="0097211F" w:rsidP="007F55B5">
            <w:pPr>
              <w:spacing w:line="360" w:lineRule="auto"/>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2565A4">
              <w:rPr>
                <w:rFonts w:ascii="Arial" w:eastAsiaTheme="minorEastAsia" w:hAnsi="Arial" w:cs="Arial"/>
              </w:rPr>
              <w:t>, and</w:t>
            </w:r>
          </w:p>
          <w:p w14:paraId="2058A16C" w14:textId="3C14E979" w:rsidR="002565A4" w:rsidRPr="008C5635" w:rsidRDefault="002565A4" w:rsidP="007F55B5">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m:oMathPara>
          </w:p>
        </w:tc>
        <w:tc>
          <w:tcPr>
            <w:tcW w:w="535" w:type="dxa"/>
          </w:tcPr>
          <w:p w14:paraId="033571B2" w14:textId="73539456" w:rsidR="006D2C8A" w:rsidRPr="008D0E34" w:rsidRDefault="006D2C8A" w:rsidP="007F55B5">
            <w:pPr>
              <w:spacing w:line="360" w:lineRule="auto"/>
              <w:jc w:val="right"/>
              <w:rPr>
                <w:rFonts w:ascii="Arial" w:hAnsi="Arial" w:cs="Arial"/>
              </w:rPr>
            </w:pPr>
            <w:r w:rsidRPr="008D0E34">
              <w:rPr>
                <w:rFonts w:ascii="Arial" w:hAnsi="Arial" w:cs="Arial"/>
              </w:rPr>
              <w:t>(</w:t>
            </w:r>
            <w:r>
              <w:rPr>
                <w:rFonts w:ascii="Arial" w:hAnsi="Arial" w:cs="Arial"/>
              </w:rPr>
              <w:t>10</w:t>
            </w:r>
            <w:r w:rsidRPr="008D0E34">
              <w:rPr>
                <w:rFonts w:ascii="Arial" w:hAnsi="Arial" w:cs="Arial"/>
              </w:rPr>
              <w:t>)</w:t>
            </w:r>
          </w:p>
        </w:tc>
      </w:tr>
    </w:tbl>
    <w:p w14:paraId="5DF90811" w14:textId="52123A6F" w:rsidR="00F97BCB" w:rsidRPr="002C24E7" w:rsidRDefault="00F97BCB" w:rsidP="002C24E7">
      <w:pPr>
        <w:pStyle w:val="NormalWeb"/>
        <w:spacing w:before="0" w:beforeAutospacing="0" w:after="0" w:afterAutospacing="0" w:line="360" w:lineRule="auto"/>
        <w:ind w:left="1440" w:firstLine="720"/>
        <w:jc w:val="center"/>
        <w:rPr>
          <w:rFonts w:ascii="Arial" w:hAnsi="Arial" w:cs="Arial"/>
          <w:sz w:val="22"/>
          <w:szCs w:val="22"/>
        </w:rPr>
      </w:pPr>
      <w:r w:rsidRPr="002C24E7">
        <w:rPr>
          <w:rStyle w:val="apple-tab-span"/>
          <w:rFonts w:ascii="Arial" w:hAnsi="Arial" w:cs="Arial"/>
          <w:color w:val="000000"/>
          <w:sz w:val="22"/>
          <w:szCs w:val="22"/>
        </w:rPr>
        <w:tab/>
      </w:r>
      <w:r w:rsidRPr="002C24E7">
        <w:rPr>
          <w:rStyle w:val="apple-tab-span"/>
          <w:rFonts w:ascii="Arial" w:hAnsi="Arial" w:cs="Arial"/>
          <w:color w:val="000000"/>
          <w:sz w:val="22"/>
          <w:szCs w:val="22"/>
        </w:rPr>
        <w:tab/>
      </w:r>
    </w:p>
    <w:p w14:paraId="35B766B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Hence, with equal amplification, </w:t>
      </w:r>
    </w:p>
    <w:p w14:paraId="471A41EF" w14:textId="7540DFB4"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565A4" w:rsidRPr="008D0E34" w14:paraId="4579E2CB" w14:textId="77777777" w:rsidTr="00F2761A">
        <w:tc>
          <w:tcPr>
            <w:tcW w:w="8815" w:type="dxa"/>
          </w:tcPr>
          <w:p w14:paraId="3C8D4C6A" w14:textId="6E70A42F" w:rsidR="002565A4" w:rsidRPr="008C5635" w:rsidRDefault="0097211F" w:rsidP="007F55B5">
            <w:pPr>
              <w:spacing w:line="360" w:lineRule="auto"/>
              <w:jc w:val="center"/>
              <w:rPr>
                <w:rFonts w:ascii="Arial" w:hAnsi="Arial"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535" w:type="dxa"/>
          </w:tcPr>
          <w:p w14:paraId="13B94432" w14:textId="65CEF02C" w:rsidR="002565A4" w:rsidRPr="008D0E34" w:rsidRDefault="002565A4" w:rsidP="007F55B5">
            <w:pPr>
              <w:spacing w:line="360" w:lineRule="auto"/>
              <w:jc w:val="right"/>
              <w:rPr>
                <w:rFonts w:ascii="Arial" w:hAnsi="Arial" w:cs="Arial"/>
              </w:rPr>
            </w:pPr>
            <w:r w:rsidRPr="008D0E34">
              <w:rPr>
                <w:rFonts w:ascii="Arial" w:hAnsi="Arial" w:cs="Arial"/>
              </w:rPr>
              <w:t>(</w:t>
            </w:r>
            <w:r>
              <w:rPr>
                <w:rFonts w:ascii="Arial" w:hAnsi="Arial" w:cs="Arial"/>
              </w:rPr>
              <w:t>11</w:t>
            </w:r>
            <w:r w:rsidRPr="008D0E34">
              <w:rPr>
                <w:rFonts w:ascii="Arial" w:hAnsi="Arial" w:cs="Arial"/>
              </w:rPr>
              <w:t>)</w:t>
            </w:r>
          </w:p>
        </w:tc>
      </w:tr>
    </w:tbl>
    <w:p w14:paraId="54D2F852" w14:textId="77777777" w:rsidR="002565A4" w:rsidRPr="002C24E7" w:rsidRDefault="002565A4" w:rsidP="002C24E7">
      <w:pPr>
        <w:spacing w:line="360" w:lineRule="auto"/>
        <w:rPr>
          <w:rFonts w:ascii="Arial" w:hAnsi="Arial" w:cs="Arial"/>
          <w:sz w:val="20"/>
          <w:szCs w:val="20"/>
        </w:rPr>
      </w:pPr>
    </w:p>
    <w:p w14:paraId="55604497"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test this theoretical prediction in our data, we used our estimates of sex-specific phenotypic variance and SNP heritabilities to estimate the ratios of genetic and environmental variances (REFX </w:t>
      </w:r>
      <w:r w:rsidRPr="002C24E7">
        <w:rPr>
          <w:rFonts w:ascii="Arial" w:hAnsi="Arial" w:cs="Arial"/>
          <w:b/>
          <w:bCs/>
          <w:color w:val="000000"/>
          <w:sz w:val="22"/>
          <w:szCs w:val="22"/>
        </w:rPr>
        <w:t>Methods</w:t>
      </w:r>
      <w:r w:rsidRPr="002C24E7">
        <w:rPr>
          <w:rFonts w:ascii="Arial" w:hAnsi="Arial" w:cs="Arial"/>
          <w:color w:val="000000"/>
          <w:sz w:val="22"/>
          <w:szCs w:val="22"/>
        </w:rPr>
        <w:t>). We note that environmental variance is proxied here by all variance not due to additive genetic effects, so caution should be taken with interpretation of this proxy. </w:t>
      </w:r>
    </w:p>
    <w:p w14:paraId="69343BBB" w14:textId="0DC9B49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2</w:t>
      </w:r>
      <w:r w:rsidR="0049202A">
        <w:rPr>
          <w:rFonts w:ascii="Arial" w:hAnsi="Arial" w:cs="Arial"/>
          <w:color w:val="000000"/>
          <w:sz w:val="22"/>
          <w:szCs w:val="22"/>
        </w:rPr>
        <w:t>2</w:t>
      </w:r>
      <w:r w:rsidRPr="002C24E7">
        <w:rPr>
          <w:rFonts w:ascii="Arial" w:hAnsi="Arial" w:cs="Arial"/>
          <w:color w:val="000000"/>
          <w:sz w:val="22"/>
          <w:szCs w:val="22"/>
        </w:rPr>
        <w:t xml:space="preserve"> of the 27 traits were consistent with this null model (within </w:t>
      </w:r>
      <w:r w:rsidR="008D6094">
        <w:rPr>
          <w:rFonts w:ascii="Arial" w:hAnsi="Arial" w:cs="Arial"/>
          <w:color w:val="000000"/>
          <w:sz w:val="22"/>
          <w:szCs w:val="22"/>
        </w:rPr>
        <w:t>±</w:t>
      </w:r>
      <w:r w:rsidRPr="002C24E7">
        <w:rPr>
          <w:rFonts w:ascii="Arial" w:hAnsi="Arial" w:cs="Arial"/>
          <w:color w:val="000000"/>
          <w:sz w:val="22"/>
          <w:szCs w:val="22"/>
        </w:rPr>
        <w:t xml:space="preserve"> </w:t>
      </w:r>
      <w:r w:rsidR="00170629">
        <w:rPr>
          <w:rFonts w:ascii="Arial" w:hAnsi="Arial" w:cs="Arial"/>
          <w:color w:val="000000"/>
          <w:sz w:val="22"/>
          <w:szCs w:val="22"/>
        </w:rPr>
        <w:t>3</w:t>
      </w:r>
      <w:r w:rsidRPr="002C24E7">
        <w:rPr>
          <w:rFonts w:ascii="Arial" w:hAnsi="Arial" w:cs="Arial"/>
          <w:color w:val="000000"/>
          <w:sz w:val="22"/>
          <w:szCs w:val="22"/>
        </w:rPr>
        <w:t xml:space="preserve">SE; REFX </w:t>
      </w:r>
      <w:r w:rsidRPr="002C24E7">
        <w:rPr>
          <w:rFonts w:ascii="Arial" w:hAnsi="Arial" w:cs="Arial"/>
          <w:b/>
          <w:bCs/>
          <w:color w:val="000000"/>
          <w:sz w:val="22"/>
          <w:szCs w:val="22"/>
        </w:rPr>
        <w:t>Fig. 6B</w:t>
      </w:r>
      <w:r w:rsidRPr="002C24E7">
        <w:rPr>
          <w:rFonts w:ascii="Arial" w:hAnsi="Arial" w:cs="Arial"/>
          <w:color w:val="000000"/>
          <w:sz w:val="22"/>
          <w:szCs w:val="22"/>
        </w:rPr>
        <w:t xml:space="preserve">). This may suggest a sharing of pathways between polygenic and environmental effects for these traits (REFX </w:t>
      </w:r>
      <w:r w:rsidRPr="002C24E7">
        <w:rPr>
          <w:rFonts w:ascii="Arial" w:hAnsi="Arial" w:cs="Arial"/>
          <w:b/>
          <w:bCs/>
          <w:color w:val="000000"/>
          <w:sz w:val="22"/>
          <w:szCs w:val="22"/>
        </w:rPr>
        <w:t>Fig. 6A</w:t>
      </w:r>
      <w:r w:rsidRPr="002C24E7">
        <w:rPr>
          <w:rFonts w:ascii="Arial" w:hAnsi="Arial" w:cs="Arial"/>
          <w:color w:val="000000"/>
          <w:sz w:val="22"/>
          <w:szCs w:val="22"/>
        </w:rPr>
        <w:t xml:space="preserve">). Interesting exceptions include </w:t>
      </w:r>
      <w:r w:rsidR="00941491" w:rsidRPr="002C24E7">
        <w:rPr>
          <w:rFonts w:ascii="Arial" w:hAnsi="Arial" w:cs="Arial"/>
          <w:color w:val="000000"/>
          <w:sz w:val="22"/>
          <w:szCs w:val="22"/>
        </w:rPr>
        <w:t xml:space="preserve">BMI-adjusted </w:t>
      </w:r>
      <w:proofErr w:type="spellStart"/>
      <w:r w:rsidR="00941491" w:rsidRPr="002C24E7">
        <w:rPr>
          <w:rFonts w:ascii="Arial" w:hAnsi="Arial" w:cs="Arial"/>
          <w:color w:val="000000"/>
          <w:sz w:val="22"/>
          <w:szCs w:val="22"/>
        </w:rPr>
        <w:t>waist:hip</w:t>
      </w:r>
      <w:proofErr w:type="spellEnd"/>
      <w:r w:rsidR="00941491" w:rsidRPr="002C24E7">
        <w:rPr>
          <w:rFonts w:ascii="Arial" w:hAnsi="Arial" w:cs="Arial"/>
          <w:color w:val="000000"/>
          <w:sz w:val="22"/>
          <w:szCs w:val="22"/>
        </w:rPr>
        <w:t xml:space="preserve"> ratio</w:t>
      </w:r>
      <w:r w:rsidR="00941491">
        <w:rPr>
          <w:rFonts w:ascii="Arial" w:hAnsi="Arial" w:cs="Arial"/>
          <w:color w:val="000000"/>
          <w:sz w:val="22"/>
          <w:szCs w:val="22"/>
        </w:rPr>
        <w:t xml:space="preserve">, creatinine, </w:t>
      </w:r>
      <w:r w:rsidRPr="002C24E7">
        <w:rPr>
          <w:rFonts w:ascii="Arial" w:hAnsi="Arial" w:cs="Arial"/>
          <w:color w:val="000000"/>
          <w:sz w:val="22"/>
          <w:szCs w:val="22"/>
        </w:rPr>
        <w:t>and systolic and diastolic blood pressure—which was the strongest outlier (</w:t>
      </w:r>
      <w:r w:rsidR="00941491">
        <w:rPr>
          <w:rFonts w:ascii="Arial" w:hAnsi="Arial" w:cs="Arial"/>
          <w:color w:val="000000"/>
          <w:sz w:val="22"/>
          <w:szCs w:val="22"/>
        </w:rPr>
        <w:t>p=3.06e-12</w:t>
      </w:r>
      <w:r w:rsidR="0049202A">
        <w:rPr>
          <w:rFonts w:ascii="Arial" w:hAnsi="Arial" w:cs="Arial"/>
          <w:color w:val="000000"/>
          <w:sz w:val="22"/>
          <w:szCs w:val="22"/>
        </w:rPr>
        <w:t xml:space="preserve"> from one-sample t-test</w:t>
      </w:r>
      <w:r w:rsidRPr="002C24E7">
        <w:rPr>
          <w:rFonts w:ascii="Arial" w:hAnsi="Arial" w:cs="Arial"/>
          <w:color w:val="000000"/>
          <w:sz w:val="22"/>
          <w:szCs w:val="22"/>
        </w:rPr>
        <w:t>), excluding testosterone. </w:t>
      </w:r>
    </w:p>
    <w:p w14:paraId="583D104F" w14:textId="77777777" w:rsidR="00512D4A" w:rsidRDefault="00512D4A" w:rsidP="002C24E7">
      <w:pPr>
        <w:pStyle w:val="NormalWeb"/>
        <w:spacing w:before="0" w:beforeAutospacing="0" w:after="0" w:afterAutospacing="0" w:line="360" w:lineRule="auto"/>
        <w:jc w:val="both"/>
        <w:rPr>
          <w:noProof/>
          <w:color w:val="000000"/>
          <w:bdr w:val="none" w:sz="0" w:space="0" w:color="auto" w:frame="1"/>
        </w:rPr>
      </w:pPr>
    </w:p>
    <w:p w14:paraId="3AF0999C" w14:textId="6238A8BA" w:rsidR="00F97BCB" w:rsidRPr="002C24E7" w:rsidRDefault="00216C4B" w:rsidP="002C24E7">
      <w:pPr>
        <w:pStyle w:val="NormalWeb"/>
        <w:spacing w:before="0" w:beforeAutospacing="0" w:after="0" w:afterAutospacing="0" w:line="360" w:lineRule="auto"/>
        <w:jc w:val="both"/>
        <w:rPr>
          <w:rFonts w:ascii="Arial" w:hAnsi="Arial" w:cs="Arial"/>
          <w:sz w:val="22"/>
          <w:szCs w:val="22"/>
        </w:rPr>
      </w:pPr>
      <w:r w:rsidRPr="00216C4B">
        <w:rPr>
          <w:rFonts w:ascii="Arial" w:hAnsi="Arial" w:cs="Arial"/>
          <w:noProof/>
          <w:sz w:val="22"/>
          <w:szCs w:val="22"/>
        </w:rPr>
        <w:lastRenderedPageBreak/>
        <w:drawing>
          <wp:inline distT="0" distB="0" distL="0" distR="0" wp14:anchorId="32ADC861" wp14:editId="0B0EB1BE">
            <wp:extent cx="5943600" cy="3808730"/>
            <wp:effectExtent l="0" t="0" r="0" b="127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9"/>
                    <a:stretch>
                      <a:fillRect/>
                    </a:stretch>
                  </pic:blipFill>
                  <pic:spPr>
                    <a:xfrm>
                      <a:off x="0" y="0"/>
                      <a:ext cx="5943600" cy="3808730"/>
                    </a:xfrm>
                    <a:prstGeom prst="rect">
                      <a:avLst/>
                    </a:prstGeom>
                  </pic:spPr>
                </pic:pic>
              </a:graphicData>
            </a:graphic>
          </wp:inline>
        </w:drawing>
      </w:r>
    </w:p>
    <w:p w14:paraId="3B41B85C" w14:textId="17259CF0"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8D6094">
        <w:rPr>
          <w:rFonts w:ascii="Arial" w:hAnsi="Arial" w:cs="Arial"/>
          <w:color w:val="000000"/>
          <w:sz w:val="22"/>
          <w:szCs w:val="22"/>
        </w:rPr>
        <w:t xml:space="preserve">± </w:t>
      </w:r>
      <w:r w:rsidR="00216C4B">
        <w:rPr>
          <w:rFonts w:ascii="Arial" w:hAnsi="Arial" w:cs="Arial"/>
          <w:color w:val="000000"/>
          <w:sz w:val="20"/>
          <w:szCs w:val="20"/>
        </w:rPr>
        <w:t>3</w:t>
      </w:r>
      <w:r w:rsidRPr="002C24E7">
        <w:rPr>
          <w:rFonts w:ascii="Arial" w:hAnsi="Arial" w:cs="Arial"/>
          <w:color w:val="000000"/>
          <w:sz w:val="20"/>
          <w:szCs w:val="20"/>
        </w:rPr>
        <w:t xml:space="preserve"> SE). Traits in blue are consistent (&lt;</w:t>
      </w:r>
      <w:r w:rsidR="00BA2307">
        <w:rPr>
          <w:rFonts w:ascii="Arial" w:hAnsi="Arial" w:cs="Arial"/>
          <w:color w:val="000000"/>
          <w:sz w:val="20"/>
          <w:szCs w:val="20"/>
        </w:rPr>
        <w:t>3</w:t>
      </w:r>
      <w:r w:rsidRPr="002C24E7">
        <w:rPr>
          <w:rFonts w:ascii="Arial" w:hAnsi="Arial" w:cs="Arial"/>
          <w:color w:val="000000"/>
          <w:sz w:val="20"/>
          <w:szCs w:val="20"/>
        </w:rPr>
        <w:t xml:space="preserve"> SE) with the prediction </w:t>
      </w:r>
      <w:r w:rsidR="008B007E" w:rsidRPr="002C24E7">
        <w:rPr>
          <w:rFonts w:ascii="Arial" w:hAnsi="Arial" w:cs="Arial"/>
          <w:color w:val="000000"/>
          <w:sz w:val="20"/>
          <w:szCs w:val="20"/>
        </w:rPr>
        <w:t>of 1:1</w:t>
      </w:r>
      <w:r w:rsidRPr="002C24E7">
        <w:rPr>
          <w:rFonts w:ascii="Arial" w:hAnsi="Arial" w:cs="Arial"/>
          <w:color w:val="000000"/>
          <w:sz w:val="20"/>
          <w:szCs w:val="20"/>
        </w:rPr>
        <w:t xml:space="preserve"> relationship.</w:t>
      </w:r>
    </w:p>
    <w:p w14:paraId="634A6E39" w14:textId="77777777" w:rsidR="00F97BCB" w:rsidRPr="002C24E7" w:rsidRDefault="00F97BCB" w:rsidP="002C24E7">
      <w:pPr>
        <w:spacing w:line="360" w:lineRule="auto"/>
        <w:rPr>
          <w:rFonts w:ascii="Arial" w:hAnsi="Arial" w:cs="Arial"/>
          <w:sz w:val="20"/>
          <w:szCs w:val="20"/>
        </w:rPr>
      </w:pPr>
    </w:p>
    <w:p w14:paraId="4C0A3EF6" w14:textId="68D0BCE6" w:rsidR="003C3F88" w:rsidRPr="003C3F88" w:rsidRDefault="003C3F88" w:rsidP="004822A7">
      <w:pPr>
        <w:pStyle w:val="Heading2"/>
        <w:rPr>
          <w:rFonts w:eastAsia="Times New Roman"/>
        </w:rPr>
      </w:pPr>
      <w:r w:rsidRPr="003C3F88">
        <w:rPr>
          <w:rFonts w:eastAsia="Times New Roman"/>
        </w:rPr>
        <w:t>Sexually-</w:t>
      </w:r>
      <w:r w:rsidR="00203E0E">
        <w:rPr>
          <w:rFonts w:eastAsia="Times New Roman"/>
        </w:rPr>
        <w:t>a</w:t>
      </w:r>
      <w:r w:rsidRPr="003C3F88">
        <w:rPr>
          <w:rFonts w:eastAsia="Times New Roman"/>
        </w:rPr>
        <w:t xml:space="preserve">ntagonistic </w:t>
      </w:r>
      <w:r w:rsidR="00203E0E">
        <w:rPr>
          <w:rFonts w:eastAsia="Times New Roman"/>
        </w:rPr>
        <w:t>s</w:t>
      </w:r>
      <w:r w:rsidRPr="003C3F88">
        <w:rPr>
          <w:rFonts w:eastAsia="Times New Roman"/>
        </w:rPr>
        <w:t>election</w:t>
      </w:r>
    </w:p>
    <w:p w14:paraId="63FF21D6" w14:textId="5420E750" w:rsidR="003C3F88" w:rsidRPr="003C3F88" w:rsidRDefault="003C3F88" w:rsidP="002D2548">
      <w:pPr>
        <w:spacing w:line="360" w:lineRule="auto"/>
        <w:jc w:val="both"/>
        <w:rPr>
          <w:rFonts w:ascii="Arial" w:eastAsia="Times New Roman" w:hAnsi="Arial" w:cs="Arial"/>
          <w:color w:val="000000"/>
        </w:rPr>
      </w:pPr>
      <w:r w:rsidRPr="003C3F88">
        <w:rPr>
          <w:rFonts w:ascii="Arial" w:eastAsia="Times New Roman" w:hAnsi="Arial" w:cs="Arial"/>
          <w:color w:val="000000"/>
        </w:rPr>
        <w:t xml:space="preserve">A hypothesized driver of sexual dimorphism, and of the maintenance of </w:t>
      </w:r>
      <w:proofErr w:type="spellStart"/>
      <w:r w:rsidRPr="003C3F88">
        <w:rPr>
          <w:rFonts w:ascii="Arial" w:eastAsia="Times New Roman" w:hAnsi="Arial" w:cs="Arial"/>
          <w:color w:val="000000"/>
        </w:rPr>
        <w:t>GxSex</w:t>
      </w:r>
      <w:proofErr w:type="spellEnd"/>
      <w:r w:rsidRPr="003C3F88">
        <w:rPr>
          <w:rFonts w:ascii="Arial" w:eastAsia="Times New Roman" w:hAnsi="Arial" w:cs="Arial"/>
          <w:color w:val="000000"/>
        </w:rPr>
        <w:t xml:space="preserve"> genetic variance, is sexually-antagonistic selection, where alleles are beneficial in one sex yet deleterious in the other </w:t>
      </w:r>
      <w:sdt>
        <w:sdtPr>
          <w:rPr>
            <w:rFonts w:ascii="Arial" w:eastAsia="Times New Roman" w:hAnsi="Arial"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y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n0sImlzVGVtcG9yYXJ5IjpmYWxzZX1dfQ=="/>
          <w:id w:val="-1340075129"/>
          <w:placeholder>
            <w:docPart w:val="DefaultPlaceholder_-1854013440"/>
          </w:placeholder>
        </w:sdtPr>
        <w:sdtEndPr/>
        <w:sdtContent>
          <w:r w:rsidR="003D7F7C" w:rsidRPr="00331361">
            <w:rPr>
              <w:rFonts w:ascii="Arial" w:eastAsia="Times New Roman" w:hAnsi="Arial" w:cs="Arial"/>
            </w:rPr>
            <w:t xml:space="preserve">(Cheng &amp; Kirkpatrick, 2016; </w:t>
          </w:r>
          <w:proofErr w:type="spellStart"/>
          <w:r w:rsidR="003D7F7C" w:rsidRPr="00331361">
            <w:rPr>
              <w:rFonts w:ascii="Arial" w:eastAsia="Times New Roman" w:hAnsi="Arial" w:cs="Arial"/>
            </w:rPr>
            <w:t>Connallon</w:t>
          </w:r>
          <w:proofErr w:type="spellEnd"/>
          <w:r w:rsidR="003D7F7C" w:rsidRPr="00331361">
            <w:rPr>
              <w:rFonts w:ascii="Arial" w:eastAsia="Times New Roman" w:hAnsi="Arial" w:cs="Arial"/>
            </w:rPr>
            <w:t xml:space="preserve"> et al., 2010; </w:t>
          </w:r>
          <w:proofErr w:type="spellStart"/>
          <w:r w:rsidR="003D7F7C" w:rsidRPr="00331361">
            <w:rPr>
              <w:rFonts w:ascii="Arial" w:eastAsia="Times New Roman" w:hAnsi="Arial" w:cs="Arial"/>
            </w:rPr>
            <w:t>Kasimatis</w:t>
          </w:r>
          <w:proofErr w:type="spellEnd"/>
          <w:r w:rsidR="003D7F7C" w:rsidRPr="00331361">
            <w:rPr>
              <w:rFonts w:ascii="Arial" w:eastAsia="Times New Roman" w:hAnsi="Arial" w:cs="Arial"/>
            </w:rPr>
            <w:t xml:space="preserve"> et al., 2021; Kidwell et al., 1977)</w:t>
          </w:r>
        </w:sdtContent>
      </w:sdt>
      <w:r w:rsidR="00BA203D">
        <w:rPr>
          <w:rFonts w:ascii="Arial" w:eastAsia="Times New Roman" w:hAnsi="Arial" w:cs="Arial"/>
          <w:color w:val="000000"/>
        </w:rPr>
        <w:t xml:space="preserve">. </w:t>
      </w:r>
      <w:r w:rsidRPr="003C3F88">
        <w:rPr>
          <w:rFonts w:ascii="Arial" w:eastAsia="Times New Roman" w:hAnsi="Arial" w:cs="Arial"/>
          <w:color w:val="000000"/>
        </w:rPr>
        <w:t xml:space="preserve">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w:t>
      </w:r>
      <w:sdt>
        <w:sdtPr>
          <w:rPr>
            <w:rFonts w:ascii="Arial" w:eastAsia="Times New Roman" w:hAnsi="Arial"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n0sImlzVGVtcG9yYXJ5IjpmYWxzZX1dfQ=="/>
          <w:id w:val="-1368975277"/>
          <w:placeholder>
            <w:docPart w:val="DefaultPlaceholder_-1854013440"/>
          </w:placeholder>
        </w:sdtPr>
        <w:sdtEndPr/>
        <w:sdtContent>
          <w:r w:rsidR="003D7F7C" w:rsidRPr="00331361">
            <w:rPr>
              <w:rFonts w:ascii="Arial" w:eastAsia="Times New Roman" w:hAnsi="Arial" w:cs="Arial"/>
            </w:rPr>
            <w:t>(Cheng &amp; Kirkpatrick, 2016; Ruzicka et al., 2020, 2021)</w:t>
          </w:r>
        </w:sdtContent>
      </w:sdt>
      <w:r w:rsidR="00E0680B">
        <w:rPr>
          <w:rFonts w:ascii="Arial" w:eastAsia="Times New Roman" w:hAnsi="Arial" w:cs="Arial"/>
          <w:color w:val="000000"/>
        </w:rPr>
        <w:t>.</w:t>
      </w:r>
      <w:r w:rsidRPr="003C3F88">
        <w:rPr>
          <w:rFonts w:ascii="Arial" w:eastAsia="Times New Roman" w:hAnsi="Arial" w:cs="Arial"/>
          <w:color w:val="000000"/>
        </w:rPr>
        <w:t xml:space="preserve"> In this section, we consider a model of sexually-antagonistic selection acting on a </w:t>
      </w:r>
      <w:r w:rsidRPr="003C3F88">
        <w:rPr>
          <w:rFonts w:ascii="Arial" w:eastAsia="Times New Roman" w:hAnsi="Arial" w:cs="Arial"/>
          <w:color w:val="000000"/>
        </w:rPr>
        <w:lastRenderedPageBreak/>
        <w:t>polygenic trait and use it to estimate the strength of contemporary viability selection acting on the 27 traits we analyzed.</w:t>
      </w:r>
    </w:p>
    <w:p w14:paraId="4DC1FFF5" w14:textId="57971C43" w:rsidR="003C3F88" w:rsidRDefault="003C3F88" w:rsidP="002D2548">
      <w:pPr>
        <w:spacing w:line="360" w:lineRule="auto"/>
        <w:jc w:val="both"/>
        <w:rPr>
          <w:rFonts w:ascii="Arial" w:eastAsia="Times New Roman" w:hAnsi="Arial" w:cs="Arial"/>
          <w:color w:val="000000"/>
        </w:rPr>
      </w:pPr>
      <w:r w:rsidRPr="003C3F88">
        <w:rPr>
          <w:rFonts w:ascii="Arial" w:eastAsia="Times New Roman" w:hAnsi="Arial" w:cs="Arial"/>
          <w:color w:val="000000"/>
        </w:rPr>
        <w:t xml:space="preserve">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REFX </w:t>
      </w:r>
      <w:r w:rsidRPr="0047325A">
        <w:rPr>
          <w:rFonts w:ascii="Arial" w:eastAsia="Times New Roman" w:hAnsi="Arial" w:cs="Arial"/>
          <w:b/>
          <w:bCs/>
          <w:color w:val="000000"/>
        </w:rPr>
        <w:t>Fig. 7A</w:t>
      </w:r>
      <w:r w:rsidRPr="003C3F88">
        <w:rPr>
          <w:rFonts w:ascii="Arial" w:eastAsia="Times New Roman" w:hAnsi="Arial"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002D2548">
        <w:rPr>
          <w:rFonts w:ascii="Arial" w:eastAsia="Times New Roman" w:hAnsi="Arial" w:cs="Arial"/>
          <w:color w:val="000000"/>
        </w:rPr>
        <w:t xml:space="preserve"> </w:t>
      </w:r>
      <w:sdt>
        <w:sdtPr>
          <w:rPr>
            <w:rFonts w:ascii="Arial" w:eastAsia="Times New Roman" w:hAnsi="Arial"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UklHSF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n0sImlzVGVtcG9yYXJ5IjpmYWxzZX1dfQ=="/>
          <w:id w:val="-884324519"/>
          <w:placeholder>
            <w:docPart w:val="DefaultPlaceholder_-1854013440"/>
          </w:placeholder>
        </w:sdtPr>
        <w:sdtEndPr/>
        <w:sdtContent>
          <w:r w:rsidR="003D7F7C" w:rsidRPr="0086788A">
            <w:rPr>
              <w:rFonts w:ascii="Arial" w:eastAsia="Times New Roman" w:hAnsi="Arial" w:cs="Arial"/>
            </w:rPr>
            <w:t>(Weir &amp; Cockerham, 1984; WRIGHT, 1951)</w:t>
          </w:r>
        </w:sdtContent>
      </w:sdt>
      <w:r w:rsidRPr="003C3F88">
        <w:rPr>
          <w:rFonts w:ascii="Arial" w:eastAsia="Times New Roman" w:hAnsi="Arial" w:cs="Arial"/>
          <w:color w:val="000000"/>
        </w:rPr>
        <w:t xml:space="preserve">) due to viability selection “in real time”, </w:t>
      </w:r>
      <w:r w:rsidR="002D2548" w:rsidRPr="003C3F88">
        <w:rPr>
          <w:rFonts w:ascii="Arial" w:eastAsia="Times New Roman" w:hAnsi="Arial" w:cs="Arial"/>
          <w:color w:val="000000"/>
        </w:rPr>
        <w:t>i.e.,</w:t>
      </w:r>
      <w:r w:rsidRPr="003C3F88">
        <w:rPr>
          <w:rFonts w:ascii="Arial" w:eastAsia="Times New Roman" w:hAnsi="Arial" w:cs="Arial"/>
          <w:color w:val="000000"/>
        </w:rPr>
        <w:t xml:space="preserve"> acting between conception and adulthood. We derive the expected relationship for each site </w:t>
      </w:r>
      <m:oMath>
        <m:r>
          <w:rPr>
            <w:rFonts w:ascii="Cambria Math" w:eastAsia="Times New Roman" w:hAnsi="Cambria Math" w:cs="Arial"/>
            <w:color w:val="000000"/>
          </w:rPr>
          <m:t>i</m:t>
        </m:r>
      </m:oMath>
      <w:r w:rsidRPr="003C3F88">
        <w:rPr>
          <w:rFonts w:ascii="Arial" w:eastAsia="Times New Roman" w:hAnsi="Arial" w:cs="Arial"/>
          <w:color w:val="000000"/>
        </w:rPr>
        <w:t>,</w:t>
      </w:r>
    </w:p>
    <w:p w14:paraId="5B242622" w14:textId="77777777" w:rsidR="002B7A75" w:rsidRPr="002D2548" w:rsidRDefault="002B7A75" w:rsidP="002D2548">
      <w:pPr>
        <w:spacing w:line="360" w:lineRule="auto"/>
        <w:jc w:val="both"/>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B7A75" w:rsidRPr="008D0E34" w14:paraId="1179C3E0" w14:textId="77777777" w:rsidTr="007C23E3">
        <w:tc>
          <w:tcPr>
            <w:tcW w:w="8815" w:type="dxa"/>
          </w:tcPr>
          <w:p w14:paraId="24A19F17" w14:textId="75C38B02" w:rsidR="002B7A75" w:rsidRPr="008C5635" w:rsidRDefault="0097211F" w:rsidP="007C23E3">
            <w:pPr>
              <w:spacing w:line="360" w:lineRule="auto"/>
              <w:jc w:val="center"/>
              <w:rPr>
                <w:rFonts w:ascii="Arial" w:hAnsi="Arial"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tc>
        <w:tc>
          <w:tcPr>
            <w:tcW w:w="535" w:type="dxa"/>
          </w:tcPr>
          <w:p w14:paraId="67610E98" w14:textId="72C515F4" w:rsidR="002B7A75" w:rsidRPr="008D0E34" w:rsidRDefault="002B7A75" w:rsidP="007C23E3">
            <w:pPr>
              <w:spacing w:line="360" w:lineRule="auto"/>
              <w:jc w:val="right"/>
              <w:rPr>
                <w:rFonts w:ascii="Arial" w:hAnsi="Arial" w:cs="Arial"/>
              </w:rPr>
            </w:pPr>
            <w:r w:rsidRPr="008D0E34">
              <w:rPr>
                <w:rFonts w:ascii="Arial" w:hAnsi="Arial" w:cs="Arial"/>
              </w:rPr>
              <w:t>(</w:t>
            </w:r>
            <w:r>
              <w:rPr>
                <w:rFonts w:ascii="Arial" w:hAnsi="Arial" w:cs="Arial"/>
              </w:rPr>
              <w:t>12</w:t>
            </w:r>
            <w:r w:rsidRPr="008D0E34">
              <w:rPr>
                <w:rFonts w:ascii="Arial" w:hAnsi="Arial" w:cs="Arial"/>
              </w:rPr>
              <w:t>)</w:t>
            </w:r>
          </w:p>
        </w:tc>
      </w:tr>
    </w:tbl>
    <w:p w14:paraId="13624770" w14:textId="77777777" w:rsidR="002D2548" w:rsidRPr="003C3F88" w:rsidRDefault="002D2548" w:rsidP="002D2548">
      <w:pPr>
        <w:spacing w:line="360" w:lineRule="auto"/>
        <w:jc w:val="center"/>
        <w:rPr>
          <w:rFonts w:ascii="Arial" w:eastAsia="Times New Roman" w:hAnsi="Arial" w:cs="Arial"/>
          <w:color w:val="000000"/>
        </w:rPr>
      </w:pPr>
    </w:p>
    <w:p w14:paraId="095D9E79" w14:textId="0061DC86" w:rsidR="003C3F88" w:rsidRPr="003C3F88" w:rsidRDefault="003C3F88" w:rsidP="003C3F88">
      <w:pPr>
        <w:spacing w:line="360" w:lineRule="auto"/>
        <w:rPr>
          <w:rFonts w:ascii="Arial" w:eastAsia="Times New Roman" w:hAnsi="Arial" w:cs="Arial"/>
          <w:color w:val="000000"/>
        </w:rPr>
      </w:pPr>
      <w:r w:rsidRPr="003C3F88">
        <w:rPr>
          <w:rFonts w:ascii="Arial" w:eastAsia="Times New Roman" w:hAnsi="Arial"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is the phenotypic variance due to GxS</w:t>
      </w:r>
      <w:r w:rsidR="002D2548">
        <w:rPr>
          <w:rFonts w:ascii="Arial" w:eastAsia="Times New Roman" w:hAnsi="Arial" w:cs="Arial"/>
          <w:color w:val="000000"/>
        </w:rPr>
        <w:t>ex</w:t>
      </w:r>
      <w:r w:rsidRPr="003C3F88">
        <w:rPr>
          <w:rFonts w:ascii="Arial" w:eastAsia="Times New Roman" w:hAnsi="Arial" w:cs="Arial"/>
          <w:color w:val="000000"/>
        </w:rPr>
        <w:t xml:space="preserve"> at site </w:t>
      </w:r>
      <m:oMath>
        <m:r>
          <w:rPr>
            <w:rFonts w:ascii="Cambria Math" w:eastAsia="Times New Roman" w:hAnsi="Cambria Math" w:cs="Arial"/>
            <w:color w:val="000000"/>
          </w:rPr>
          <m:t>i</m:t>
        </m:r>
      </m:oMath>
      <w:r w:rsidRPr="003C3F88">
        <w:rPr>
          <w:rFonts w:ascii="Arial" w:eastAsia="Times New Roman" w:hAnsi="Arial" w:cs="Arial"/>
          <w:color w:val="000000"/>
        </w:rPr>
        <w:t xml:space="preserve"> and </w:t>
      </w:r>
      <m:oMath>
        <m:r>
          <w:rPr>
            <w:rFonts w:ascii="Cambria Math" w:eastAsia="Times New Roman" w:hAnsi="Cambria Math" w:cs="Arial"/>
            <w:color w:val="000000"/>
          </w:rPr>
          <m:t>A</m:t>
        </m:r>
      </m:oMath>
      <w:r w:rsidRPr="003C3F88">
        <w:rPr>
          <w:rFonts w:ascii="Arial" w:eastAsia="Times New Roman" w:hAnsi="Arial" w:cs="Arial"/>
          <w:color w:val="000000"/>
        </w:rPr>
        <w:t xml:space="preserve"> is a constant shared across all variants and can therefore be interpreted as the effect of sexually-antagonistic selection on male-female divergence (REFX </w:t>
      </w:r>
      <w:r w:rsidRPr="0022472E">
        <w:rPr>
          <w:rFonts w:ascii="Arial" w:eastAsia="Times New Roman" w:hAnsi="Arial" w:cs="Arial"/>
          <w:b/>
          <w:bCs/>
          <w:color w:val="000000"/>
        </w:rPr>
        <w:t>Methods</w:t>
      </w:r>
      <w:r w:rsidRPr="003C3F88">
        <w:rPr>
          <w:rFonts w:ascii="Arial" w:eastAsia="Times New Roman" w:hAnsi="Arial"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for all sites in the UKB genotype array across subsamples of various ancestry groups in the gnomad dataset </w:t>
      </w:r>
      <w:sdt>
        <w:sdtPr>
          <w:rPr>
            <w:rFonts w:ascii="Arial" w:eastAsia="Times New Roman" w:hAnsi="Arial"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fSwiaXNUZW1wb3JhcnkiOmZhbHNlfV19"/>
          <w:id w:val="-1313712030"/>
          <w:placeholder>
            <w:docPart w:val="DefaultPlaceholder_-1854013440"/>
          </w:placeholder>
        </w:sdtPr>
        <w:sdtEndPr/>
        <w:sdtContent>
          <w:r w:rsidR="003D7F7C" w:rsidRPr="003D7F7C">
            <w:rPr>
              <w:rFonts w:ascii="Arial" w:eastAsia="Times New Roman" w:hAnsi="Arial" w:cs="Arial"/>
              <w:color w:val="000000"/>
            </w:rPr>
            <w:t>(</w:t>
          </w:r>
          <w:proofErr w:type="spellStart"/>
          <w:r w:rsidR="003D7F7C" w:rsidRPr="003D7F7C">
            <w:rPr>
              <w:rFonts w:ascii="Arial" w:eastAsia="Times New Roman" w:hAnsi="Arial" w:cs="Arial"/>
              <w:color w:val="000000"/>
            </w:rPr>
            <w:t>Karczewski</w:t>
          </w:r>
          <w:proofErr w:type="spellEnd"/>
          <w:r w:rsidR="003D7F7C" w:rsidRPr="003D7F7C">
            <w:rPr>
              <w:rFonts w:ascii="Arial" w:eastAsia="Times New Roman" w:hAnsi="Arial" w:cs="Arial"/>
              <w:color w:val="000000"/>
            </w:rPr>
            <w:t xml:space="preserve"> et al., 2020)</w:t>
          </w:r>
        </w:sdtContent>
      </w:sdt>
      <w:r w:rsidRPr="003C3F88">
        <w:rPr>
          <w:rFonts w:ascii="Arial" w:eastAsia="Times New Roman" w:hAnsi="Arial"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 xml:space="preserve">at each site and for each trait, used our previous sex-stratified GWAS. Since there is large heterogeneity in uncertainty of </w:t>
      </w:r>
      <w:proofErr w:type="spellStart"/>
      <w:r w:rsidRPr="003C3F88">
        <w:rPr>
          <w:rFonts w:ascii="Arial" w:eastAsia="Times New Roman" w:hAnsi="Arial" w:cs="Arial"/>
          <w:color w:val="000000"/>
        </w:rPr>
        <w:t>GxS</w:t>
      </w:r>
      <w:r w:rsidR="002D2548">
        <w:rPr>
          <w:rFonts w:ascii="Arial" w:eastAsia="Times New Roman" w:hAnsi="Arial" w:cs="Arial"/>
          <w:color w:val="000000"/>
        </w:rPr>
        <w:t>ex</w:t>
      </w:r>
      <w:proofErr w:type="spellEnd"/>
      <w:r w:rsidRPr="003C3F88">
        <w:rPr>
          <w:rFonts w:ascii="Arial" w:eastAsia="Times New Roman" w:hAnsi="Arial" w:cs="Arial"/>
          <w:color w:val="000000"/>
        </w:rPr>
        <w:t xml:space="preserve">-genetic variance estimates, we use a variance-weighted linear regression to estimate A (see REFX </w:t>
      </w:r>
      <w:r w:rsidRPr="007A4FFB">
        <w:rPr>
          <w:rFonts w:ascii="Arial" w:eastAsia="Times New Roman" w:hAnsi="Arial" w:cs="Arial"/>
          <w:b/>
          <w:bCs/>
          <w:color w:val="000000"/>
        </w:rPr>
        <w:t>Methods</w:t>
      </w:r>
      <w:r w:rsidRPr="003C3F88">
        <w:rPr>
          <w:rFonts w:ascii="Arial" w:eastAsia="Times New Roman" w:hAnsi="Arial"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estimates and for further details on the estimation procedure.)</w:t>
      </w:r>
    </w:p>
    <w:p w14:paraId="67953DC1" w14:textId="77777777" w:rsidR="003C3F88" w:rsidRPr="003C3F88" w:rsidRDefault="003C3F88" w:rsidP="003C3F88">
      <w:pPr>
        <w:spacing w:line="360" w:lineRule="auto"/>
        <w:rPr>
          <w:rFonts w:ascii="Arial" w:eastAsia="Times New Roman" w:hAnsi="Arial" w:cs="Arial"/>
          <w:color w:val="000000"/>
        </w:rPr>
      </w:pPr>
    </w:p>
    <w:p w14:paraId="754878A0" w14:textId="2BE34AF4" w:rsidR="00F97BCB" w:rsidRDefault="003C3F88" w:rsidP="003C3F88">
      <w:pPr>
        <w:spacing w:line="360" w:lineRule="auto"/>
        <w:rPr>
          <w:rFonts w:ascii="Arial" w:eastAsia="Times New Roman" w:hAnsi="Arial" w:cs="Arial"/>
          <w:color w:val="000000"/>
        </w:rPr>
      </w:pPr>
      <w:r w:rsidRPr="003C3F88">
        <w:rPr>
          <w:rFonts w:ascii="Arial" w:eastAsia="Times New Roman" w:hAnsi="Arial" w:cs="Arial"/>
          <w:color w:val="000000"/>
        </w:rPr>
        <w:t xml:space="preserve">In two of three </w:t>
      </w:r>
      <w:proofErr w:type="spellStart"/>
      <w:r w:rsidRPr="003C3F88">
        <w:rPr>
          <w:rFonts w:ascii="Arial" w:eastAsia="Times New Roman" w:hAnsi="Arial" w:cs="Arial"/>
          <w:color w:val="000000"/>
        </w:rPr>
        <w:t>gnomad</w:t>
      </w:r>
      <w:proofErr w:type="spellEnd"/>
      <w:r w:rsidRPr="003C3F88">
        <w:rPr>
          <w:rFonts w:ascii="Arial" w:eastAsia="Times New Roman" w:hAnsi="Arial" w:cs="Arial"/>
          <w:color w:val="000000"/>
        </w:rPr>
        <w:t xml:space="preserve"> subsamples that are the closest in their genetic ancestry to our UKB sample </w:t>
      </w:r>
      <w:sdt>
        <w:sdtPr>
          <w:rPr>
            <w:rFonts w:ascii="Arial" w:eastAsia="Times New Roman" w:hAnsi="Arial"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n0sImlzVGVtcG9yYXJ5IjpmYWxzZX1dfQ=="/>
          <w:id w:val="-1902279326"/>
          <w:placeholder>
            <w:docPart w:val="DefaultPlaceholder_-1854013440"/>
          </w:placeholder>
        </w:sdtPr>
        <w:sdtEndPr/>
        <w:sdtContent>
          <w:r w:rsidR="003D7F7C" w:rsidRPr="003D7F7C">
            <w:rPr>
              <w:rFonts w:ascii="Arial" w:eastAsia="Times New Roman" w:hAnsi="Arial" w:cs="Arial"/>
              <w:color w:val="000000"/>
            </w:rPr>
            <w:t>(</w:t>
          </w:r>
          <w:proofErr w:type="spellStart"/>
          <w:r w:rsidR="003D7F7C" w:rsidRPr="003D7F7C">
            <w:rPr>
              <w:rFonts w:ascii="Arial" w:eastAsia="Times New Roman" w:hAnsi="Arial" w:cs="Arial"/>
              <w:color w:val="000000"/>
            </w:rPr>
            <w:t>Privé</w:t>
          </w:r>
          <w:proofErr w:type="spellEnd"/>
          <w:r w:rsidR="003D7F7C" w:rsidRPr="003D7F7C">
            <w:rPr>
              <w:rFonts w:ascii="Arial" w:eastAsia="Times New Roman" w:hAnsi="Arial" w:cs="Arial"/>
              <w:color w:val="000000"/>
            </w:rPr>
            <w:t xml:space="preserve"> et al., 2022;</w:t>
          </w:r>
        </w:sdtContent>
      </w:sdt>
      <w:r w:rsidR="00A61B10">
        <w:rPr>
          <w:rFonts w:ascii="Arial" w:eastAsia="Times New Roman" w:hAnsi="Arial" w:cs="Arial"/>
          <w:color w:val="000000"/>
        </w:rPr>
        <w:t xml:space="preserve"> </w:t>
      </w:r>
      <w:r w:rsidRPr="003C3F88">
        <w:rPr>
          <w:rFonts w:ascii="Arial" w:eastAsia="Times New Roman" w:hAnsi="Arial" w:cs="Arial"/>
          <w:color w:val="000000"/>
        </w:rPr>
        <w:t xml:space="preserve">results for other ancestry groups are shown in REFX </w:t>
      </w:r>
      <w:r w:rsidRPr="002B7A75">
        <w:rPr>
          <w:rFonts w:ascii="Arial" w:eastAsia="Times New Roman" w:hAnsi="Arial" w:cs="Arial"/>
          <w:b/>
          <w:bCs/>
          <w:color w:val="000000"/>
        </w:rPr>
        <w:t>Figs. SXXX</w:t>
      </w:r>
      <w:r w:rsidRPr="003C3F88">
        <w:rPr>
          <w:rFonts w:ascii="Arial" w:eastAsia="Times New Roman" w:hAnsi="Arial" w:cs="Arial"/>
          <w:color w:val="000000"/>
        </w:rPr>
        <w:t xml:space="preserve">),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C3F88">
        <w:rPr>
          <w:rFonts w:ascii="Arial" w:eastAsia="Times New Roman" w:hAnsi="Arial" w:cs="Arial"/>
          <w:color w:val="000000"/>
        </w:rPr>
        <w:t xml:space="preserve"> </w:t>
      </w:r>
      <w:r w:rsidRPr="002B7A75">
        <w:rPr>
          <w:rFonts w:ascii="Arial" w:eastAsia="Times New Roman" w:hAnsi="Arial" w:cs="Arial"/>
          <w:b/>
          <w:bCs/>
          <w:color w:val="000000"/>
        </w:rPr>
        <w:t xml:space="preserve">in REFX eq. </w:t>
      </w:r>
      <w:r w:rsidR="00466E1B">
        <w:rPr>
          <w:rFonts w:ascii="Arial" w:eastAsia="Times New Roman" w:hAnsi="Arial" w:cs="Arial"/>
          <w:b/>
          <w:bCs/>
          <w:color w:val="000000"/>
        </w:rPr>
        <w:t>12</w:t>
      </w:r>
      <w:r w:rsidRPr="003C3F88">
        <w:rPr>
          <w:rFonts w:ascii="Arial" w:eastAsia="Times New Roman" w:hAnsi="Arial" w:cs="Arial"/>
          <w:color w:val="000000"/>
        </w:rPr>
        <w:t>) in the Ashkenazi-Jewish sample are whole-body fat mass (Z=XXX</w:t>
      </w:r>
      <w:r w:rsidR="008D6094">
        <w:rPr>
          <w:rFonts w:ascii="Arial" w:hAnsi="Arial" w:cs="Arial"/>
          <w:color w:val="000000"/>
        </w:rPr>
        <w:t>±</w:t>
      </w:r>
      <w:r w:rsidRPr="003C3F88">
        <w:rPr>
          <w:rFonts w:ascii="Arial" w:eastAsia="Times New Roman" w:hAnsi="Arial" w:cs="Arial"/>
          <w:color w:val="000000"/>
        </w:rPr>
        <w:t xml:space="preserve">YYY), waist circumference </w:t>
      </w:r>
      <w:r w:rsidRPr="003C3F88">
        <w:rPr>
          <w:rFonts w:ascii="Arial" w:eastAsia="Times New Roman" w:hAnsi="Arial" w:cs="Arial"/>
          <w:color w:val="000000"/>
        </w:rPr>
        <w:lastRenderedPageBreak/>
        <w:t>(Z=XXX</w:t>
      </w:r>
      <w:r w:rsidR="008D6094">
        <w:rPr>
          <w:rFonts w:ascii="Arial" w:hAnsi="Arial" w:cs="Arial"/>
          <w:color w:val="000000"/>
        </w:rPr>
        <w:t>±</w:t>
      </w:r>
      <w:r w:rsidRPr="003C3F88">
        <w:rPr>
          <w:rFonts w:ascii="Arial" w:eastAsia="Times New Roman" w:hAnsi="Arial" w:cs="Arial"/>
          <w:color w:val="000000"/>
        </w:rPr>
        <w:t>YYY) and hip circumference (Z=XXX</w:t>
      </w:r>
      <w:r w:rsidR="008D6094">
        <w:rPr>
          <w:rFonts w:ascii="Arial" w:hAnsi="Arial" w:cs="Arial"/>
          <w:color w:val="000000"/>
        </w:rPr>
        <w:t>±</w:t>
      </w:r>
      <w:r w:rsidRPr="003C3F88">
        <w:rPr>
          <w:rFonts w:ascii="Arial" w:eastAsia="Times New Roman" w:hAnsi="Arial" w:cs="Arial"/>
          <w:color w:val="000000"/>
        </w:rPr>
        <w:t xml:space="preserve">YYY; REFX </w:t>
      </w:r>
      <w:r w:rsidRPr="00177462">
        <w:rPr>
          <w:rFonts w:ascii="Arial" w:eastAsia="Times New Roman" w:hAnsi="Arial" w:cs="Arial"/>
          <w:b/>
          <w:bCs/>
          <w:color w:val="000000"/>
        </w:rPr>
        <w:t>Fig. 7D</w:t>
      </w:r>
      <w:r w:rsidRPr="003C3F88">
        <w:rPr>
          <w:rFonts w:ascii="Arial" w:eastAsia="Times New Roman" w:hAnsi="Arial" w:cs="Arial"/>
          <w:color w:val="000000"/>
        </w:rPr>
        <w:t>); for the Finnish samples the three top traits are whole-body fat mass (Z=XXX</w:t>
      </w:r>
      <w:r w:rsidR="008D6094">
        <w:rPr>
          <w:rFonts w:ascii="Arial" w:hAnsi="Arial" w:cs="Arial"/>
          <w:color w:val="000000"/>
        </w:rPr>
        <w:t>±</w:t>
      </w:r>
      <w:r w:rsidRPr="003C3F88">
        <w:rPr>
          <w:rFonts w:ascii="Arial" w:eastAsia="Times New Roman" w:hAnsi="Arial" w:cs="Arial"/>
          <w:color w:val="000000"/>
        </w:rPr>
        <w:t>YYY), waist circumference (Z=XXX</w:t>
      </w:r>
      <w:r w:rsidR="008D6094">
        <w:rPr>
          <w:rFonts w:ascii="Arial" w:hAnsi="Arial" w:cs="Arial"/>
          <w:color w:val="000000"/>
        </w:rPr>
        <w:t>±</w:t>
      </w:r>
      <w:r w:rsidRPr="003C3F88">
        <w:rPr>
          <w:rFonts w:ascii="Arial" w:eastAsia="Times New Roman" w:hAnsi="Arial" w:cs="Arial"/>
          <w:color w:val="000000"/>
        </w:rPr>
        <w:t>YYY) and BMI (Z=XXX</w:t>
      </w:r>
      <w:r w:rsidR="008D6094">
        <w:rPr>
          <w:rFonts w:ascii="Arial" w:hAnsi="Arial" w:cs="Arial"/>
          <w:color w:val="000000"/>
        </w:rPr>
        <w:t>±</w:t>
      </w:r>
      <w:r w:rsidRPr="003C3F88">
        <w:rPr>
          <w:rFonts w:ascii="Arial" w:eastAsia="Times New Roman" w:hAnsi="Arial" w:cs="Arial"/>
          <w:color w:val="000000"/>
        </w:rPr>
        <w:t xml:space="preserve">YYY; REFX </w:t>
      </w:r>
      <w:r w:rsidRPr="00177462">
        <w:rPr>
          <w:rFonts w:ascii="Arial" w:eastAsia="Times New Roman" w:hAnsi="Arial" w:cs="Arial"/>
          <w:b/>
          <w:bCs/>
          <w:color w:val="000000"/>
        </w:rPr>
        <w:t>Fig. 7E</w:t>
      </w:r>
      <w:r w:rsidRPr="003C3F88">
        <w:rPr>
          <w:rFonts w:ascii="Arial" w:eastAsia="Times New Roman" w:hAnsi="Arial" w:cs="Arial"/>
          <w:color w:val="000000"/>
        </w:rPr>
        <w:t>): For Non-Finish Europeans—the largest subsample—we find no significant evidence for sexually-antagonistic selection (</w:t>
      </w:r>
      <w:r w:rsidRPr="002B7A75">
        <w:rPr>
          <w:rFonts w:ascii="Arial" w:eastAsia="Times New Roman" w:hAnsi="Arial" w:cs="Arial"/>
          <w:b/>
          <w:bCs/>
          <w:color w:val="000000"/>
        </w:rPr>
        <w:t>REFX Fig. 7F</w:t>
      </w:r>
      <w:r w:rsidRPr="003C3F88">
        <w:rPr>
          <w:rFonts w:ascii="Arial" w:eastAsia="Times New Roman" w:hAnsi="Arial" w:cs="Arial"/>
          <w:color w:val="000000"/>
        </w:rPr>
        <w:t>).</w:t>
      </w:r>
    </w:p>
    <w:p w14:paraId="2FFEB648" w14:textId="77777777" w:rsidR="00152DC7" w:rsidRPr="003C3F88" w:rsidRDefault="00152DC7" w:rsidP="003C3F88">
      <w:pPr>
        <w:spacing w:line="360" w:lineRule="auto"/>
        <w:rPr>
          <w:rFonts w:ascii="Arial" w:hAnsi="Arial" w:cs="Arial"/>
          <w:sz w:val="20"/>
          <w:szCs w:val="20"/>
        </w:rPr>
      </w:pPr>
    </w:p>
    <w:p w14:paraId="78488330" w14:textId="77777777" w:rsidR="00F97BCB" w:rsidRPr="002C24E7" w:rsidRDefault="00F97BCB" w:rsidP="009F6706">
      <w:pPr>
        <w:pStyle w:val="Heading1"/>
        <w:rPr>
          <w:sz w:val="22"/>
          <w:szCs w:val="22"/>
        </w:rPr>
      </w:pPr>
      <w:r w:rsidRPr="002C24E7">
        <w:t>Discussion</w:t>
      </w:r>
    </w:p>
    <w:p w14:paraId="10DDCC64" w14:textId="1182A297" w:rsidR="00F97BCB" w:rsidRDefault="00F97BCB" w:rsidP="002C24E7">
      <w:pPr>
        <w:spacing w:after="240" w:line="360" w:lineRule="auto"/>
        <w:rPr>
          <w:rFonts w:ascii="Arial" w:hAnsi="Arial" w:cs="Arial"/>
          <w:sz w:val="20"/>
          <w:szCs w:val="20"/>
        </w:rPr>
      </w:pPr>
    </w:p>
    <w:p w14:paraId="5E6C367C" w14:textId="1A92A5B9" w:rsidR="00152DC7" w:rsidRPr="00152DC7" w:rsidRDefault="00152DC7" w:rsidP="00152DC7">
      <w:pPr>
        <w:spacing w:after="240" w:line="360" w:lineRule="auto"/>
        <w:jc w:val="both"/>
        <w:rPr>
          <w:rFonts w:ascii="Arial" w:hAnsi="Arial" w:cs="Arial"/>
        </w:rPr>
      </w:pPr>
      <w:r w:rsidRPr="00152DC7">
        <w:rPr>
          <w:rFonts w:ascii="Arial" w:hAnsi="Arial" w:cs="Arial"/>
        </w:rPr>
        <w:t xml:space="preserve">Departing from previous studies identifying </w:t>
      </w:r>
      <w:proofErr w:type="spellStart"/>
      <w:r w:rsidRPr="00152DC7">
        <w:rPr>
          <w:rFonts w:ascii="Arial" w:hAnsi="Arial" w:cs="Arial"/>
        </w:rPr>
        <w:t>GxSex</w:t>
      </w:r>
      <w:proofErr w:type="spellEnd"/>
      <w:r w:rsidRPr="00152DC7">
        <w:rPr>
          <w:rFonts w:ascii="Arial" w:hAnsi="Arial" w:cs="Arial"/>
        </w:rPr>
        <w:t xml:space="preserve"> or GxE through single loci or heritability analysis, our results show that examining </w:t>
      </w:r>
      <w:proofErr w:type="spellStart"/>
      <w:r w:rsidRPr="00152DC7">
        <w:rPr>
          <w:rFonts w:ascii="Arial" w:hAnsi="Arial" w:cs="Arial"/>
        </w:rPr>
        <w:t>GxSex</w:t>
      </w:r>
      <w:proofErr w:type="spellEnd"/>
      <w:r w:rsidRPr="00152DC7">
        <w:rPr>
          <w:rFonts w:ascii="Arial" w:hAnsi="Arial" w:cs="Arial"/>
        </w:rPr>
        <w:t xml:space="preserve"> through a polygenic lens reveals deeper insight into the genetic structure of complex traits. In our heritability analysis, we summarized different models of </w:t>
      </w:r>
      <w:proofErr w:type="spellStart"/>
      <w:r w:rsidRPr="00152DC7">
        <w:rPr>
          <w:rFonts w:ascii="Arial" w:hAnsi="Arial" w:cs="Arial"/>
        </w:rPr>
        <w:t>GxSex</w:t>
      </w:r>
      <w:proofErr w:type="spellEnd"/>
      <w:r w:rsidRPr="00152DC7">
        <w:rPr>
          <w:rFonts w:ascii="Arial" w:hAnsi="Arial" w:cs="Arial"/>
        </w:rPr>
        <w:t xml:space="preserve"> describing features from highly correlated effects to differences in magnitudes of effect sizes. As shown in our results, we found that not only is </w:t>
      </w:r>
      <w:proofErr w:type="spellStart"/>
      <w:r w:rsidRPr="00152DC7">
        <w:rPr>
          <w:rFonts w:ascii="Arial" w:hAnsi="Arial" w:cs="Arial"/>
        </w:rPr>
        <w:t>GxSex</w:t>
      </w:r>
      <w:proofErr w:type="spellEnd"/>
      <w:r w:rsidRPr="00152DC7">
        <w:rPr>
          <w:rFonts w:ascii="Arial" w:hAnsi="Arial" w:cs="Arial"/>
        </w:rPr>
        <w:t xml:space="preserve"> pervasive, but also largely acts through amplification of effects. Traits such as weight or arm fat-free mass previously identified with high genetic correlation or relative concordance in highly associated SNPs show substantial weights on matrices representing either male-greater or female-greater effect sizes. Furthermore, the strong relationship between amplification and phenotypic values suggests that differences in magnitude play a primary role in sexual dimorphism. Evidence of widespread amplification may provide clues to possible avenues in which </w:t>
      </w:r>
      <w:proofErr w:type="spellStart"/>
      <w:r w:rsidRPr="00152DC7">
        <w:rPr>
          <w:rFonts w:ascii="Arial" w:hAnsi="Arial" w:cs="Arial"/>
        </w:rPr>
        <w:t>GxSex</w:t>
      </w:r>
      <w:proofErr w:type="spellEnd"/>
      <w:r w:rsidRPr="00152DC7">
        <w:rPr>
          <w:rFonts w:ascii="Arial" w:hAnsi="Arial" w:cs="Arial"/>
        </w:rPr>
        <w:t xml:space="preserve"> is acting.</w:t>
      </w:r>
    </w:p>
    <w:p w14:paraId="78732888" w14:textId="378D54D2" w:rsidR="00152DC7" w:rsidRPr="00152DC7" w:rsidRDefault="00152DC7" w:rsidP="00152DC7">
      <w:pPr>
        <w:spacing w:after="240" w:line="360" w:lineRule="auto"/>
        <w:jc w:val="both"/>
        <w:rPr>
          <w:rFonts w:ascii="Arial" w:hAnsi="Arial" w:cs="Arial"/>
        </w:rPr>
      </w:pPr>
      <w:r w:rsidRPr="00152DC7">
        <w:rPr>
          <w:rFonts w:ascii="Arial" w:hAnsi="Arial" w:cs="Arial"/>
        </w:rPr>
        <w:t xml:space="preserve">Consequently, we proposed a model in which amplification is regulated by a shared modulator between the sexes. We found a strong, but non-continuous correlation between testosterone and genetic effect on multiple body mass related traits such as BMI and whole body fat mass. These results, with genetic effect increasing in females and decreasing in males with increasing testosterone levels, may give reason to the non-continuous nature between testosterone and body-mass at the phenotypic level. Testosterone or other hormones may play an important role in modulating amplification. Knowledge of such non-continuous mediators is crucial in both research and healthcare since an increase in one mediator may result in opposite effects between the sexes. </w:t>
      </w:r>
    </w:p>
    <w:p w14:paraId="74E6E26A" w14:textId="77777777" w:rsidR="00152DC7" w:rsidRPr="00152DC7" w:rsidRDefault="00152DC7" w:rsidP="00152DC7">
      <w:pPr>
        <w:spacing w:after="240" w:line="360" w:lineRule="auto"/>
        <w:jc w:val="both"/>
        <w:rPr>
          <w:rFonts w:ascii="Arial" w:hAnsi="Arial" w:cs="Arial"/>
        </w:rPr>
      </w:pPr>
      <w:r w:rsidRPr="00152DC7">
        <w:rPr>
          <w:rFonts w:ascii="Arial" w:hAnsi="Arial" w:cs="Arial"/>
        </w:rPr>
        <w:t xml:space="preserve">With this in consideration, we examined if amplification due to a modulator also applied to environmental effects. We found that most traits were consistent with a model of equal amplification of genetic and environmental effects. Co-amplification may point to a shared biological pathway mediated by the same amplifier. We provide an example with muscle mass, in </w:t>
      </w:r>
      <w:r w:rsidRPr="00152DC7">
        <w:rPr>
          <w:rFonts w:ascii="Arial" w:hAnsi="Arial" w:cs="Arial"/>
        </w:rPr>
        <w:lastRenderedPageBreak/>
        <w:t xml:space="preserve">which the effect of resistance exercise (environmental effect) is amplified greater in males, along with genetic regulators for muscle mass by affecting a core gene, IGF-1. Further research into specific biological pathways may provide more concrete understanding in potential amplifiers and the interaction between polygenic and environmental effects. Specifically, partitioned analysis for amplification may better identify those shared pathways or core genes. </w:t>
      </w:r>
    </w:p>
    <w:p w14:paraId="5888E3D5" w14:textId="0D91E442" w:rsidR="00152DC7" w:rsidRPr="00152DC7" w:rsidRDefault="00152DC7" w:rsidP="00152DC7">
      <w:pPr>
        <w:spacing w:after="240" w:line="360" w:lineRule="auto"/>
        <w:jc w:val="both"/>
        <w:rPr>
          <w:rFonts w:ascii="Arial" w:hAnsi="Arial" w:cs="Arial"/>
        </w:rPr>
      </w:pPr>
      <w:r w:rsidRPr="00152DC7">
        <w:rPr>
          <w:rFonts w:ascii="Arial" w:hAnsi="Arial" w:cs="Arial"/>
        </w:rPr>
        <w:t>However, the utility of polygenic covariance structures and amplification does not substantially carry over to predictive ability. Out of our three models</w:t>
      </w:r>
      <w:r w:rsidR="00346077" w:rsidRPr="003C3F88">
        <w:rPr>
          <w:rFonts w:ascii="Arial" w:eastAsia="Times New Roman" w:hAnsi="Arial" w:cs="Arial"/>
          <w:color w:val="000000"/>
        </w:rPr>
        <w:t>—</w:t>
      </w:r>
      <w:r w:rsidRPr="00152DC7">
        <w:rPr>
          <w:rFonts w:ascii="Arial" w:hAnsi="Arial" w:cs="Arial"/>
        </w:rPr>
        <w:t xml:space="preserve">additive; sex-specific, </w:t>
      </w:r>
      <w:r w:rsidR="00137FC1">
        <w:rPr>
          <w:rFonts w:ascii="Arial" w:hAnsi="Arial" w:cs="Arial"/>
        </w:rPr>
        <w:t>covariance</w:t>
      </w:r>
      <w:r w:rsidR="00702A37">
        <w:rPr>
          <w:rFonts w:ascii="Arial" w:hAnsi="Arial" w:cs="Arial"/>
        </w:rPr>
        <w:t xml:space="preserve"> </w:t>
      </w:r>
      <w:r w:rsidR="009E38AF">
        <w:rPr>
          <w:rFonts w:ascii="Arial" w:hAnsi="Arial" w:cs="Arial"/>
        </w:rPr>
        <w:t>naïve</w:t>
      </w:r>
      <w:r w:rsidRPr="00152DC7">
        <w:rPr>
          <w:rFonts w:ascii="Arial" w:hAnsi="Arial" w:cs="Arial"/>
        </w:rPr>
        <w:t>; and sex-specific covariance aware</w:t>
      </w:r>
      <w:r w:rsidR="00346077" w:rsidRPr="003C3F88">
        <w:rPr>
          <w:rFonts w:ascii="Arial" w:eastAsia="Times New Roman" w:hAnsi="Arial" w:cs="Arial"/>
          <w:color w:val="000000"/>
        </w:rPr>
        <w:t>—</w:t>
      </w:r>
      <w:r w:rsidRPr="00152DC7">
        <w:rPr>
          <w:rFonts w:ascii="Arial" w:hAnsi="Arial" w:cs="Arial"/>
        </w:rPr>
        <w:t xml:space="preserve">the additive model still had the highest predictive value for most of the traits. Given that the additive model had </w:t>
      </w:r>
      <w:r w:rsidR="0078303D">
        <w:rPr>
          <w:rFonts w:ascii="Arial" w:hAnsi="Arial" w:cs="Arial"/>
        </w:rPr>
        <w:t xml:space="preserve">approximately </w:t>
      </w:r>
      <w:r w:rsidRPr="00152DC7">
        <w:rPr>
          <w:rFonts w:ascii="Arial" w:hAnsi="Arial" w:cs="Arial"/>
        </w:rPr>
        <w:t>twice the sample size (</w:t>
      </w:r>
      <w:r w:rsidR="0078303D">
        <w:rPr>
          <w:rFonts w:ascii="Arial" w:hAnsi="Arial" w:cs="Arial"/>
        </w:rPr>
        <w:t>both-sex vs one sex</w:t>
      </w:r>
      <w:r w:rsidRPr="00152DC7">
        <w:rPr>
          <w:rFonts w:ascii="Arial" w:hAnsi="Arial" w:cs="Arial"/>
        </w:rPr>
        <w:t>), we hypothesized that the advantage in power is still greater than the benefit of utilizing covariance-aware estimates.</w:t>
      </w:r>
    </w:p>
    <w:p w14:paraId="0F98C1BB" w14:textId="7EBFA1E2" w:rsidR="00152DC7" w:rsidRDefault="00152DC7" w:rsidP="001D3E92">
      <w:pPr>
        <w:spacing w:after="240" w:line="360" w:lineRule="auto"/>
        <w:jc w:val="both"/>
        <w:rPr>
          <w:rFonts w:ascii="Arial" w:hAnsi="Arial" w:cs="Arial"/>
        </w:rPr>
      </w:pPr>
      <w:r w:rsidRPr="00152DC7">
        <w:rPr>
          <w:rFonts w:ascii="Arial" w:hAnsi="Arial" w:cs="Arial"/>
        </w:rPr>
        <w:t xml:space="preserve">Although the utility of covariance-aware estimates for prediction is low at this stage, analyzing </w:t>
      </w:r>
      <w:proofErr w:type="spellStart"/>
      <w:r w:rsidRPr="00152DC7">
        <w:rPr>
          <w:rFonts w:ascii="Arial" w:hAnsi="Arial" w:cs="Arial"/>
        </w:rPr>
        <w:t>GxSex</w:t>
      </w:r>
      <w:proofErr w:type="spellEnd"/>
      <w:r w:rsidRPr="00152DC7">
        <w:rPr>
          <w:rFonts w:ascii="Arial" w:hAnsi="Arial" w:cs="Arial"/>
        </w:rPr>
        <w:t xml:space="preserve"> in a polygenic lens aid by breaking it apart into its magnitude and correlation structure aids interpretation and understanding behind the mechanism of the interaction. We see that amplification of effect sizes by sex plays a primary role in sexual dimorphism and potentially acts equally on environmental effects, hinting at shared pathways. Stratified analysis can help localize these pathways or factors of amplification. We can </w:t>
      </w:r>
      <w:r w:rsidR="0078303D">
        <w:rPr>
          <w:rFonts w:ascii="Arial" w:hAnsi="Arial" w:cs="Arial"/>
        </w:rPr>
        <w:t>extend this to</w:t>
      </w:r>
      <w:r w:rsidRPr="00152DC7">
        <w:rPr>
          <w:rFonts w:ascii="Arial" w:hAnsi="Arial" w:cs="Arial"/>
        </w:rPr>
        <w:t xml:space="preserve"> future studies to examine interaction terms with other environments. </w:t>
      </w:r>
      <w:r w:rsidR="001D3E92">
        <w:rPr>
          <w:rFonts w:ascii="Arial" w:hAnsi="Arial" w:cs="Arial"/>
        </w:rPr>
        <w:t>Amplification may apply to other environment-specific approaches and provide important insight into biological mechanisms.</w:t>
      </w:r>
    </w:p>
    <w:p w14:paraId="18B24A39" w14:textId="77777777" w:rsidR="001D3E92" w:rsidRPr="001D3E92" w:rsidRDefault="001D3E92" w:rsidP="001D3E92">
      <w:pPr>
        <w:spacing w:after="240" w:line="360" w:lineRule="auto"/>
        <w:jc w:val="both"/>
        <w:rPr>
          <w:rFonts w:ascii="Arial" w:hAnsi="Arial" w:cs="Arial"/>
        </w:rPr>
      </w:pPr>
    </w:p>
    <w:p w14:paraId="27F6C6DC" w14:textId="77777777" w:rsidR="00F97BCB" w:rsidRPr="002C24E7" w:rsidRDefault="00F97BCB" w:rsidP="009F6706">
      <w:pPr>
        <w:pStyle w:val="Heading1"/>
        <w:rPr>
          <w:sz w:val="22"/>
          <w:szCs w:val="22"/>
        </w:rPr>
      </w:pPr>
      <w:r w:rsidRPr="002C24E7">
        <w:t>Methods</w:t>
      </w:r>
    </w:p>
    <w:p w14:paraId="4137B80B" w14:textId="77777777" w:rsidR="00F97BCB" w:rsidRPr="002C24E7" w:rsidRDefault="00F97BCB" w:rsidP="002C24E7">
      <w:pPr>
        <w:spacing w:line="360" w:lineRule="auto"/>
        <w:rPr>
          <w:rFonts w:ascii="Arial" w:hAnsi="Arial" w:cs="Arial"/>
          <w:sz w:val="20"/>
          <w:szCs w:val="20"/>
        </w:rPr>
      </w:pPr>
    </w:p>
    <w:p w14:paraId="119C5AD6" w14:textId="77777777" w:rsidR="00F97BCB" w:rsidRPr="002C24E7" w:rsidRDefault="00F97BCB" w:rsidP="004822A7">
      <w:pPr>
        <w:pStyle w:val="Heading2"/>
      </w:pPr>
      <w:r w:rsidRPr="002C24E7">
        <w:t>UK Biobank</w:t>
      </w:r>
    </w:p>
    <w:p w14:paraId="3655793E" w14:textId="458FB1DC" w:rsidR="00F97BCB" w:rsidRPr="002C24E7" w:rsidRDefault="00F97BCB" w:rsidP="004822A7">
      <w:pPr>
        <w:pStyle w:val="Heading3"/>
      </w:pPr>
      <w:r w:rsidRPr="002C24E7">
        <w:t xml:space="preserve">Sample </w:t>
      </w:r>
      <w:r w:rsidR="007E3636">
        <w:t>c</w:t>
      </w:r>
      <w:r w:rsidRPr="002C24E7">
        <w:t>haracteristics</w:t>
      </w:r>
    </w:p>
    <w:p w14:paraId="08190D87" w14:textId="73F4BBF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J9LCJpc1RlbXBvcmFyeSI6ZmFsc2V9XX0="/>
          <w:id w:val="1060905188"/>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Bycroft</w:t>
          </w:r>
          <w:proofErr w:type="spellEnd"/>
          <w:r w:rsidR="003D7F7C" w:rsidRPr="003D7F7C">
            <w:rPr>
              <w:rFonts w:ascii="Arial" w:hAnsi="Arial" w:cs="Arial"/>
              <w:color w:val="000000"/>
              <w:sz w:val="22"/>
              <w:szCs w:val="22"/>
            </w:rPr>
            <w:t xml:space="preserve"> et al., 2018)</w:t>
          </w:r>
        </w:sdtContent>
      </w:sdt>
      <w:r w:rsidR="00BA7423">
        <w:rPr>
          <w:rFonts w:ascii="Arial" w:hAnsi="Arial" w:cs="Arial"/>
          <w:color w:val="000000"/>
          <w:sz w:val="22"/>
          <w:szCs w:val="22"/>
        </w:rPr>
        <w:t>.</w:t>
      </w:r>
    </w:p>
    <w:p w14:paraId="4428AAE4"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as </w:t>
      </w:r>
      <w:r w:rsidRPr="002C24E7">
        <w:rPr>
          <w:rFonts w:ascii="Arial" w:hAnsi="Arial" w:cs="Arial"/>
          <w:color w:val="000000"/>
          <w:sz w:val="22"/>
          <w:szCs w:val="22"/>
        </w:rPr>
        <w:lastRenderedPageBreak/>
        <w:t>individuals used in UK Biobank’s genetic Principal Component Analysis.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6730C52B" w14:textId="77777777" w:rsidR="00F97BCB" w:rsidRPr="002C24E7" w:rsidRDefault="00F97BCB" w:rsidP="002C24E7">
      <w:pPr>
        <w:spacing w:line="360" w:lineRule="auto"/>
        <w:rPr>
          <w:rFonts w:ascii="Arial" w:hAnsi="Arial" w:cs="Arial"/>
          <w:sz w:val="20"/>
          <w:szCs w:val="20"/>
        </w:rPr>
      </w:pPr>
    </w:p>
    <w:p w14:paraId="5508E261" w14:textId="15326390" w:rsidR="00F97BCB" w:rsidRPr="002C24E7" w:rsidRDefault="00F97BCB" w:rsidP="004822A7">
      <w:pPr>
        <w:pStyle w:val="Heading3"/>
      </w:pPr>
      <w:r w:rsidRPr="002C24E7">
        <w:t xml:space="preserve">Genotype </w:t>
      </w:r>
      <w:r w:rsidR="007E3636">
        <w:t>d</w:t>
      </w:r>
      <w:r w:rsidRPr="002C24E7">
        <w:t>ata</w:t>
      </w:r>
    </w:p>
    <w:p w14:paraId="50E18252" w14:textId="6B59B8A9"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focused on autosomal bi-allelic SNPs with an INFO score greater than 0.8. Using </w:t>
      </w:r>
      <w:r w:rsidRPr="002C24E7">
        <w:rPr>
          <w:rFonts w:ascii="Arial" w:hAnsi="Arial" w:cs="Arial"/>
          <w:i/>
          <w:iCs/>
          <w:color w:val="000000"/>
          <w:sz w:val="22"/>
          <w:szCs w:val="22"/>
        </w:rPr>
        <w:t>plink 2.0 alpha</w:t>
      </w:r>
      <w:r w:rsidR="00C87BDC">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"/>
          <w:id w:val="-1836292568"/>
          <w:placeholder>
            <w:docPart w:val="DefaultPlaceholder_-1854013440"/>
          </w:placeholder>
        </w:sdtPr>
        <w:sdtEndPr/>
        <w:sdtContent>
          <w:r w:rsidR="003D7F7C" w:rsidRPr="0086788A">
            <w:rPr>
              <w:rFonts w:ascii="Arial" w:hAnsi="Arial" w:cs="Arial"/>
              <w:sz w:val="22"/>
              <w:szCs w:val="22"/>
            </w:rPr>
            <w:t xml:space="preserve">(Chang et al., 2015; </w:t>
          </w:r>
          <w:proofErr w:type="spellStart"/>
          <w:r w:rsidR="003D7F7C" w:rsidRPr="0086788A">
            <w:rPr>
              <w:rFonts w:ascii="Arial" w:hAnsi="Arial" w:cs="Arial"/>
              <w:sz w:val="22"/>
              <w:szCs w:val="22"/>
            </w:rPr>
            <w:t>Graffelman</w:t>
          </w:r>
          <w:proofErr w:type="spellEnd"/>
          <w:r w:rsidR="003D7F7C" w:rsidRPr="0086788A">
            <w:rPr>
              <w:rFonts w:ascii="Arial" w:hAnsi="Arial" w:cs="Arial"/>
              <w:sz w:val="22"/>
              <w:szCs w:val="22"/>
            </w:rPr>
            <w:t xml:space="preserve"> &amp; Moreno, 2013; </w:t>
          </w:r>
          <w:proofErr w:type="spellStart"/>
          <w:r w:rsidR="003D7F7C" w:rsidRPr="0086788A">
            <w:rPr>
              <w:rFonts w:ascii="Arial" w:hAnsi="Arial" w:cs="Arial"/>
              <w:sz w:val="22"/>
              <w:szCs w:val="22"/>
            </w:rPr>
            <w:t>Graffelman</w:t>
          </w:r>
          <w:proofErr w:type="spellEnd"/>
          <w:r w:rsidR="003D7F7C" w:rsidRPr="0086788A">
            <w:rPr>
              <w:rFonts w:ascii="Arial" w:hAnsi="Arial" w:cs="Arial"/>
              <w:sz w:val="22"/>
              <w:szCs w:val="22"/>
            </w:rPr>
            <w:t xml:space="preserve"> &amp; Weir, 2016; Purcell et al., 2007; Purcell &amp; Chang, n.d.; Wigginton et al., 2005)</w:t>
          </w:r>
        </w:sdtContent>
      </w:sdt>
      <w:r w:rsidRPr="002C24E7">
        <w:rPr>
          <w:rFonts w:ascii="Arial" w:hAnsi="Arial" w:cs="Arial"/>
          <w:color w:val="000000"/>
          <w:sz w:val="22"/>
          <w:szCs w:val="22"/>
        </w:rPr>
        <w:t xml:space="preserve">, we further retained variants with calling rate &gt; 0.95, Hardy-Weinberg equilibrium test p-value &gt; 10-10, minor allele frequency (MAF) &gt; 0.001, following a QC procedure used by the Neale Lab on version 3 of UK Biobank </w:t>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bi5kLikiLCJtYW51YWxPdmVycmlkZVRleHQiOiIifSwiY2l0YXRpb25JdGVtcyI6W3siaWQiOiI0YzYyMmQxMC00ZjRkLTM3M2MtODYxMC05YWU1M2JlNmVhZmYiLCJpdGVtRGF0YSI6eyJ0eXBlIjoid2VicGFnZSIsImlkIjoiNGM2MjJkMTAtNGY0ZC0zNzNjLTg2MTAtOWFlNTNiZTZlYWZmIiwidGl0bGUiOiJVSyBCaW9iYW5rIC0tIE5lYWxlIExhYi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n0sImlzVGVtcG9yYXJ5IjpmYWxzZX1dfQ=="/>
          <w:id w:val="1631135952"/>
          <w:placeholder>
            <w:docPart w:val="DefaultPlaceholder_-1854013440"/>
          </w:placeholder>
        </w:sdtPr>
        <w:sdtEndPr/>
        <w:sdtContent>
          <w:r w:rsidR="003D7F7C" w:rsidRPr="003D7F7C">
            <w:rPr>
              <w:rFonts w:ascii="Arial" w:hAnsi="Arial" w:cs="Arial"/>
              <w:color w:val="000000"/>
              <w:sz w:val="22"/>
              <w:szCs w:val="22"/>
            </w:rPr>
            <w:t>(Abbot et al., n.d.)</w:t>
          </w:r>
        </w:sdtContent>
      </w:sdt>
      <w:r w:rsidRPr="002C24E7">
        <w:rPr>
          <w:rFonts w:ascii="Arial" w:hAnsi="Arial" w:cs="Arial"/>
          <w:color w:val="000000"/>
          <w:sz w:val="22"/>
          <w:szCs w:val="22"/>
        </w:rPr>
        <w:t xml:space="preserve">. These were computed on the aforementioned </w:t>
      </w:r>
      <w:r w:rsidR="008B007E" w:rsidRPr="002C24E7">
        <w:rPr>
          <w:rFonts w:ascii="Arial" w:hAnsi="Arial" w:cs="Arial"/>
          <w:color w:val="000000"/>
          <w:sz w:val="22"/>
          <w:szCs w:val="22"/>
        </w:rPr>
        <w:t>quality-controlled</w:t>
      </w:r>
      <w:r w:rsidRPr="002C24E7">
        <w:rPr>
          <w:rFonts w:ascii="Arial" w:hAnsi="Arial" w:cs="Arial"/>
          <w:color w:val="000000"/>
          <w:sz w:val="22"/>
          <w:szCs w:val="22"/>
        </w:rPr>
        <w:t xml:space="preserve"> sample </w:t>
      </w:r>
      <w:r w:rsidR="008B007E" w:rsidRPr="002C24E7">
        <w:rPr>
          <w:rFonts w:ascii="Arial" w:hAnsi="Arial" w:cs="Arial"/>
          <w:color w:val="000000"/>
          <w:sz w:val="22"/>
          <w:szCs w:val="22"/>
        </w:rPr>
        <w:t>set and</w:t>
      </w:r>
      <w:r w:rsidRPr="002C24E7">
        <w:rPr>
          <w:rFonts w:ascii="Arial" w:hAnsi="Arial" w:cs="Arial"/>
          <w:color w:val="000000"/>
          <w:sz w:val="22"/>
          <w:szCs w:val="22"/>
        </w:rPr>
        <w:t xml:space="preserve"> resulted in 9,607,691 SNPs.</w:t>
      </w:r>
    </w:p>
    <w:p w14:paraId="765170E2" w14:textId="77777777" w:rsidR="00F97BCB" w:rsidRPr="002C24E7" w:rsidRDefault="00F97BCB" w:rsidP="002C24E7">
      <w:pPr>
        <w:spacing w:line="360" w:lineRule="auto"/>
        <w:rPr>
          <w:rFonts w:ascii="Arial" w:hAnsi="Arial" w:cs="Arial"/>
          <w:sz w:val="20"/>
          <w:szCs w:val="20"/>
        </w:rPr>
      </w:pPr>
    </w:p>
    <w:p w14:paraId="2D6479ED" w14:textId="77777777" w:rsidR="00F97BCB" w:rsidRPr="002C24E7" w:rsidRDefault="00F97BCB" w:rsidP="004822A7">
      <w:pPr>
        <w:pStyle w:val="Heading3"/>
      </w:pPr>
      <w:r w:rsidRPr="002C24E7">
        <w:t>Phenotype Data</w:t>
      </w:r>
    </w:p>
    <w:p w14:paraId="02A63B43" w14:textId="464D7721"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fSwiaXNUZW1wb3JhcnkiOmZhbHNlfV19"/>
          <w:id w:val="2022198313"/>
          <w:placeholder>
            <w:docPart w:val="DefaultPlaceholder_-1854013440"/>
          </w:placeholder>
        </w:sdtPr>
        <w:sdtEndPr/>
        <w:sdtContent>
          <w:r w:rsidR="003D7F7C" w:rsidRPr="003D7F7C">
            <w:rPr>
              <w:rFonts w:ascii="Arial" w:hAnsi="Arial" w:cs="Arial"/>
              <w:color w:val="000000"/>
              <w:sz w:val="22"/>
              <w:szCs w:val="22"/>
            </w:rPr>
            <w:t xml:space="preserve">(Abbot et al., n.d.; B. K. </w:t>
          </w:r>
          <w:proofErr w:type="spellStart"/>
          <w:r w:rsidR="003D7F7C" w:rsidRPr="003D7F7C">
            <w:rPr>
              <w:rFonts w:ascii="Arial" w:hAnsi="Arial" w:cs="Arial"/>
              <w:color w:val="000000"/>
              <w:sz w:val="22"/>
              <w:szCs w:val="22"/>
            </w:rPr>
            <w:t>Bulik</w:t>
          </w:r>
          <w:proofErr w:type="spellEnd"/>
          <w:r w:rsidR="003D7F7C" w:rsidRPr="003D7F7C">
            <w:rPr>
              <w:rFonts w:ascii="Arial" w:hAnsi="Arial" w:cs="Arial"/>
              <w:color w:val="000000"/>
              <w:sz w:val="22"/>
              <w:szCs w:val="22"/>
            </w:rPr>
            <w:t>-Sullivan et al., 2015)</w:t>
          </w:r>
        </w:sdtContent>
      </w:sdt>
      <w:r w:rsidR="00C87BDC">
        <w:rPr>
          <w:rFonts w:ascii="Arial" w:hAnsi="Arial" w:cs="Arial"/>
          <w:color w:val="000000"/>
          <w:sz w:val="22"/>
          <w:szCs w:val="22"/>
        </w:rPr>
        <w:t xml:space="preserve">. </w:t>
      </w:r>
      <w:r w:rsidRPr="002C24E7">
        <w:rPr>
          <w:rFonts w:ascii="Arial" w:hAnsi="Arial" w:cs="Arial"/>
          <w:color w:val="000000"/>
          <w:sz w:val="22"/>
          <w:szCs w:val="22"/>
        </w:rPr>
        <w:t xml:space="preserve">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Pr="002C24E7">
        <w:rPr>
          <w:rFonts w:ascii="Arial" w:hAnsi="Arial" w:cs="Arial"/>
          <w:color w:val="000000"/>
          <w:sz w:val="22"/>
          <w:szCs w:val="22"/>
        </w:rPr>
        <w:t xml:space="preserve"> by regressing WHR on BMI and obtaining the residuals, as shown in the following commands in R:</w:t>
      </w:r>
    </w:p>
    <w:p w14:paraId="24D29B47" w14:textId="70DF6A84" w:rsidR="001B7D6F" w:rsidRDefault="001B7D6F" w:rsidP="002C24E7">
      <w:pPr>
        <w:pStyle w:val="NormalWeb"/>
        <w:spacing w:before="0" w:beforeAutospacing="0" w:after="0" w:afterAutospacing="0" w:line="360" w:lineRule="auto"/>
        <w:jc w:val="both"/>
        <w:rPr>
          <w:rFonts w:ascii="Arial" w:hAnsi="Arial" w:cs="Arial"/>
          <w:b/>
          <w:bCs/>
          <w:color w:val="000000"/>
          <w:sz w:val="22"/>
          <w:szCs w:val="22"/>
        </w:rPr>
      </w:pPr>
    </w:p>
    <w:bookmarkStart w:id="373" w:name="_MON_1709387688"/>
    <w:bookmarkEnd w:id="373"/>
    <w:p w14:paraId="46064EF3" w14:textId="3B2D9F6F" w:rsidR="001B7D6F" w:rsidRPr="001B7D6F" w:rsidRDefault="0097211F" w:rsidP="001B7D6F">
      <w:pPr>
        <w:pStyle w:val="NormalWeb"/>
        <w:spacing w:before="0" w:beforeAutospacing="0" w:after="0" w:afterAutospacing="0" w:line="360" w:lineRule="auto"/>
        <w:jc w:val="center"/>
        <w:rPr>
          <w:rFonts w:ascii="Arial" w:hAnsi="Arial" w:cs="Arial"/>
          <w:color w:val="000000"/>
          <w:sz w:val="22"/>
          <w:szCs w:val="22"/>
        </w:rPr>
      </w:pPr>
      <w:r>
        <w:rPr>
          <w:rFonts w:ascii="Arial" w:hAnsi="Arial" w:cs="Arial"/>
          <w:noProof/>
          <w:color w:val="000000"/>
          <w:sz w:val="22"/>
          <w:szCs w:val="22"/>
        </w:rPr>
        <w:object w:dxaOrig="9360" w:dyaOrig="716" w14:anchorId="63D67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25pt;height:36.25pt;mso-width-percent:0;mso-height-percent:0;mso-width-percent:0;mso-height-percent:0" o:ole="">
            <v:imagedata r:id="rId20" o:title=""/>
          </v:shape>
          <o:OLEObject Type="Embed" ProgID="Word.OpenDocumentText.12" ShapeID="_x0000_i1025" DrawAspect="Content" ObjectID="_1710237214" r:id="rId21"/>
        </w:object>
      </w:r>
    </w:p>
    <w:p w14:paraId="795C9C27" w14:textId="77777777" w:rsidR="001B7D6F" w:rsidRDefault="001B7D6F" w:rsidP="002C24E7">
      <w:pPr>
        <w:pStyle w:val="NormalWeb"/>
        <w:spacing w:before="0" w:beforeAutospacing="0" w:after="0" w:afterAutospacing="0" w:line="360" w:lineRule="auto"/>
        <w:jc w:val="both"/>
        <w:rPr>
          <w:rFonts w:ascii="Arial" w:hAnsi="Arial" w:cs="Arial"/>
          <w:b/>
          <w:bCs/>
          <w:color w:val="000000"/>
          <w:sz w:val="22"/>
          <w:szCs w:val="22"/>
        </w:rPr>
      </w:pPr>
    </w:p>
    <w:p w14:paraId="60653454" w14:textId="3E9BC836" w:rsidR="00F97BCB" w:rsidRPr="002C24E7" w:rsidRDefault="00F97BCB" w:rsidP="004822A7">
      <w:pPr>
        <w:pStyle w:val="Heading2"/>
      </w:pPr>
      <w:r w:rsidRPr="002C24E7">
        <w:t>GWAS</w:t>
      </w:r>
    </w:p>
    <w:p w14:paraId="25956331"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all GWAS using </w:t>
      </w:r>
      <w:r w:rsidRPr="002C24E7">
        <w:rPr>
          <w:rFonts w:ascii="Arial" w:hAnsi="Arial" w:cs="Arial"/>
          <w:i/>
          <w:iCs/>
          <w:color w:val="000000"/>
          <w:sz w:val="22"/>
          <w:szCs w:val="22"/>
        </w:rPr>
        <w:t>plink 2.0 alpha</w:t>
      </w:r>
      <w:r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Pr="001B7D6F">
        <w:rPr>
          <w:rFonts w:ascii="Consolas" w:hAnsi="Consolas" w:cs="Arial"/>
          <w:color w:val="000000"/>
          <w:sz w:val="22"/>
          <w:szCs w:val="22"/>
        </w:rPr>
        <w:t>--</w:t>
      </w:r>
      <w:proofErr w:type="spellStart"/>
      <w:r w:rsidRPr="001B7D6F">
        <w:rPr>
          <w:rFonts w:ascii="Consolas" w:hAnsi="Consolas" w:cs="Arial"/>
          <w:color w:val="000000"/>
          <w:sz w:val="22"/>
          <w:szCs w:val="22"/>
        </w:rPr>
        <w:t>covar</w:t>
      </w:r>
      <w:proofErr w:type="spellEnd"/>
      <w:r w:rsidRPr="001B7D6F">
        <w:rPr>
          <w:rFonts w:ascii="Consolas" w:hAnsi="Consolas" w:cs="Arial"/>
          <w:color w:val="000000"/>
          <w:sz w:val="22"/>
          <w:szCs w:val="22"/>
        </w:rPr>
        <w:t>-variance-standardize</w:t>
      </w:r>
      <w:r w:rsidRPr="002C24E7">
        <w:rPr>
          <w:rFonts w:ascii="Arial" w:hAnsi="Arial" w:cs="Arial"/>
          <w:color w:val="000000"/>
          <w:sz w:val="22"/>
          <w:szCs w:val="22"/>
        </w:rPr>
        <w:t xml:space="preserve">). We generated sex-specific GWAS summary statistics for each trait by separating the sample by males </w:t>
      </w:r>
      <w:r w:rsidRPr="002C24E7">
        <w:rPr>
          <w:rFonts w:ascii="Arial" w:hAnsi="Arial" w:cs="Arial"/>
          <w:color w:val="000000"/>
          <w:sz w:val="22"/>
          <w:szCs w:val="22"/>
        </w:rPr>
        <w:lastRenderedPageBreak/>
        <w:t>and females and following the same model. Any variants with missing values in the summary statistics were removed from further analysis. </w:t>
      </w:r>
    </w:p>
    <w:p w14:paraId="6F0B1F1F" w14:textId="77777777" w:rsidR="00F97BCB" w:rsidRPr="002C24E7" w:rsidRDefault="00F97BCB" w:rsidP="002C24E7">
      <w:pPr>
        <w:spacing w:line="360" w:lineRule="auto"/>
        <w:rPr>
          <w:rFonts w:ascii="Arial" w:hAnsi="Arial" w:cs="Arial"/>
          <w:sz w:val="20"/>
          <w:szCs w:val="20"/>
        </w:rPr>
      </w:pPr>
    </w:p>
    <w:p w14:paraId="18B5DDAD" w14:textId="62330390" w:rsidR="00F97BCB" w:rsidRPr="002C24E7" w:rsidRDefault="00F97BCB" w:rsidP="004822A7">
      <w:pPr>
        <w:pStyle w:val="Heading2"/>
      </w:pPr>
      <w:r w:rsidRPr="002C24E7">
        <w:t xml:space="preserve">Miami </w:t>
      </w:r>
      <w:r w:rsidR="007E3636">
        <w:t>p</w:t>
      </w:r>
      <w:r w:rsidRPr="002C24E7">
        <w:t>lots</w:t>
      </w:r>
    </w:p>
    <w:p w14:paraId="1406019A" w14:textId="07F1D34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used the</w:t>
      </w:r>
      <w:r w:rsidRPr="002C24E7">
        <w:rPr>
          <w:rFonts w:ascii="Arial" w:hAnsi="Arial" w:cs="Arial"/>
          <w:i/>
          <w:iCs/>
          <w:color w:val="000000"/>
          <w:sz w:val="22"/>
          <w:szCs w:val="22"/>
        </w:rPr>
        <w:t xml:space="preserve">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(VEP)</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n0sImlzVGVtcG9yYXJ5IjpmYWxzZX1dfQ=="/>
          <w:id w:val="1838965275"/>
          <w:placeholder>
            <w:docPart w:val="DefaultPlaceholder_-1854013440"/>
          </w:placeholder>
        </w:sdtPr>
        <w:sdtEndPr/>
        <w:sdtContent>
          <w:r w:rsidR="0086788A" w:rsidRPr="0086788A">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Pr="002C24E7">
        <w:rPr>
          <w:rFonts w:ascii="Arial" w:hAnsi="Arial" w:cs="Arial"/>
          <w:color w:val="000000"/>
          <w:sz w:val="22"/>
          <w:szCs w:val="22"/>
        </w:rPr>
        <w:t xml:space="preserve">based on the GRCh38 genome build to annotate SNPs with </w:t>
      </w:r>
      <m:oMath>
        <m:r>
          <w:rPr>
            <w:rFonts w:ascii="Cambria Math" w:hAnsi="Cambria Math" w:cs="Arial"/>
            <w:color w:val="000000"/>
            <w:sz w:val="22"/>
            <w:szCs w:val="22"/>
          </w:rPr>
          <m:t>p&lt;5×</m:t>
        </m:r>
        <m:sSup>
          <m:sSupPr>
            <m:ctrlPr>
              <w:rPr>
                <w:rFonts w:ascii="Cambria Math" w:hAnsi="Cambria Math" w:cs="Arial"/>
                <w:i/>
                <w:color w:val="000000"/>
                <w:sz w:val="22"/>
                <w:szCs w:val="22"/>
              </w:rPr>
            </m:ctrlPr>
          </m:sSupPr>
          <m:e>
            <m:r>
              <w:rPr>
                <w:rFonts w:ascii="Cambria Math" w:hAnsi="Cambria Math" w:cs="Arial"/>
                <w:color w:val="000000"/>
                <w:sz w:val="22"/>
                <w:szCs w:val="22"/>
              </w:rPr>
              <m:t>10</m:t>
            </m:r>
          </m:e>
          <m:sup>
            <m:r>
              <w:rPr>
                <w:rFonts w:ascii="Cambria Math" w:hAnsi="Cambria Math" w:cs="Arial"/>
                <w:color w:val="000000"/>
                <w:sz w:val="22"/>
                <w:szCs w:val="22"/>
              </w:rPr>
              <m:t>-8</m:t>
            </m:r>
          </m:sup>
        </m:sSup>
        <m:r>
          <w:rPr>
            <w:rFonts w:ascii="Cambria Math" w:hAnsi="Cambria Math" w:cs="Arial"/>
            <w:color w:val="000000"/>
            <w:sz w:val="22"/>
            <w:szCs w:val="22"/>
          </w:rPr>
          <m:t xml:space="preserve"> </m:t>
        </m:r>
      </m:oMath>
      <w:r w:rsidRPr="002C24E7">
        <w:rPr>
          <w:rFonts w:ascii="Arial" w:hAnsi="Arial" w:cs="Arial"/>
          <w:color w:val="000000"/>
          <w:sz w:val="22"/>
          <w:szCs w:val="22"/>
        </w:rPr>
        <w:t xml:space="preserve">in Miami plots (REFX </w:t>
      </w:r>
      <w:r w:rsidRPr="002C24E7">
        <w:rPr>
          <w:rFonts w:ascii="Arial" w:hAnsi="Arial" w:cs="Arial"/>
          <w:b/>
          <w:bCs/>
          <w:color w:val="000000"/>
          <w:sz w:val="22"/>
          <w:szCs w:val="22"/>
        </w:rPr>
        <w:t>Figs S</w:t>
      </w:r>
      <w:r w:rsidR="00F8429E">
        <w:rPr>
          <w:rFonts w:ascii="Arial" w:hAnsi="Arial" w:cs="Arial"/>
          <w:b/>
          <w:bCs/>
          <w:color w:val="000000"/>
          <w:sz w:val="22"/>
          <w:szCs w:val="22"/>
        </w:rPr>
        <w:t>1</w:t>
      </w:r>
      <w:r w:rsidRPr="002C24E7">
        <w:rPr>
          <w:rFonts w:ascii="Arial" w:hAnsi="Arial" w:cs="Arial"/>
          <w:color w:val="000000"/>
          <w:sz w:val="22"/>
          <w:szCs w:val="22"/>
        </w:rPr>
        <w:t xml:space="preserve">). Using the </w:t>
      </w:r>
      <w:r w:rsidR="001755A7">
        <w:rPr>
          <w:rFonts w:ascii="Arial" w:hAnsi="Arial" w:cs="Arial"/>
          <w:color w:val="000000"/>
          <w:sz w:val="22"/>
          <w:szCs w:val="22"/>
        </w:rPr>
        <w:t xml:space="preserve">           </w:t>
      </w:r>
      <w:r w:rsidRPr="001B7D6F">
        <w:rPr>
          <w:rFonts w:ascii="Consolas" w:hAnsi="Consolas" w:cs="Arial"/>
          <w:color w:val="000000"/>
          <w:sz w:val="22"/>
          <w:szCs w:val="22"/>
        </w:rPr>
        <w:t>-</w:t>
      </w:r>
      <w:r w:rsidR="0019658F">
        <w:rPr>
          <w:rFonts w:ascii="Consolas" w:hAnsi="Consolas" w:cs="Arial"/>
          <w:color w:val="000000"/>
          <w:sz w:val="22"/>
          <w:szCs w:val="22"/>
        </w:rPr>
        <w:t>-</w:t>
      </w:r>
      <w:r w:rsidRPr="001B7D6F">
        <w:rPr>
          <w:rFonts w:ascii="Consolas" w:hAnsi="Consolas" w:cs="Arial"/>
          <w:color w:val="000000"/>
          <w:sz w:val="22"/>
          <w:szCs w:val="22"/>
        </w:rPr>
        <w:t>nearest</w:t>
      </w:r>
      <w:r w:rsidRPr="002C24E7">
        <w:rPr>
          <w:rFonts w:ascii="Arial" w:hAnsi="Arial" w:cs="Arial"/>
          <w:color w:val="000000"/>
          <w:sz w:val="22"/>
          <w:szCs w:val="22"/>
        </w:rPr>
        <w:t xml:space="preserve"> flag, we retrieved the gene with the closest protein-coding transcription start site within 5,000 bp up- and down-stream each SNP. </w:t>
      </w:r>
    </w:p>
    <w:p w14:paraId="45783CEC" w14:textId="77777777" w:rsidR="00F97BCB" w:rsidRPr="002C24E7" w:rsidRDefault="00F97BCB" w:rsidP="002C24E7">
      <w:pPr>
        <w:spacing w:line="360" w:lineRule="auto"/>
        <w:rPr>
          <w:rFonts w:ascii="Arial" w:hAnsi="Arial" w:cs="Arial"/>
          <w:sz w:val="20"/>
          <w:szCs w:val="20"/>
        </w:rPr>
      </w:pPr>
    </w:p>
    <w:p w14:paraId="30C60A9E" w14:textId="778D90C7" w:rsidR="00F97BCB" w:rsidRPr="002C24E7" w:rsidRDefault="00F97BCB" w:rsidP="004822A7">
      <w:pPr>
        <w:pStyle w:val="Heading2"/>
      </w:pPr>
      <w:r w:rsidRPr="002C24E7">
        <w:t xml:space="preserve">Heritability and </w:t>
      </w:r>
      <w:r w:rsidR="00184E78">
        <w:t>g</w:t>
      </w:r>
      <w:r w:rsidRPr="002C24E7">
        <w:t xml:space="preserve">enetic </w:t>
      </w:r>
      <w:r w:rsidR="00184E78">
        <w:t>c</w:t>
      </w:r>
      <w:r w:rsidRPr="002C24E7">
        <w:t>orrelation estimation using LD Score Regression</w:t>
      </w:r>
    </w:p>
    <w:p w14:paraId="389223EB" w14:textId="0647A8AA" w:rsidR="00F97BCB" w:rsidRDefault="00F97BCB" w:rsidP="002C24E7">
      <w:pPr>
        <w:pStyle w:val="NormalWeb"/>
        <w:spacing w:before="0" w:beforeAutospacing="0" w:after="0" w:afterAutospacing="0" w:line="360" w:lineRule="auto"/>
        <w:jc w:val="both"/>
        <w:rPr>
          <w:ins w:id="374" w:author="Harpak, Arbel" w:date="2022-03-30T12:26:00Z"/>
          <w:rFonts w:ascii="Arial" w:hAnsi="Arial" w:cs="Arial"/>
          <w:color w:val="000000"/>
          <w:sz w:val="22"/>
          <w:szCs w:val="22"/>
        </w:rPr>
      </w:pPr>
      <w:r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J9LCJpc1RlbXBvcmFyeSI6ZmFsc2V9LH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J9LCJpc1RlbXBvcmFyeSI6ZmFsc2V9XX0="/>
          <w:id w:val="-1238619052"/>
          <w:placeholder>
            <w:docPart w:val="DefaultPlaceholder_-1854013440"/>
          </w:placeholder>
        </w:sdtPr>
        <w:sdtEndPr/>
        <w:sdtContent>
          <w:r w:rsidR="003D7F7C" w:rsidRPr="003D7F7C">
            <w:rPr>
              <w:rFonts w:ascii="Arial" w:hAnsi="Arial" w:cs="Arial"/>
              <w:color w:val="000000"/>
              <w:sz w:val="22"/>
              <w:szCs w:val="22"/>
            </w:rPr>
            <w:t xml:space="preserve">(B. </w:t>
          </w:r>
          <w:proofErr w:type="spellStart"/>
          <w:r w:rsidR="003D7F7C" w:rsidRPr="003D7F7C">
            <w:rPr>
              <w:rFonts w:ascii="Arial" w:hAnsi="Arial" w:cs="Arial"/>
              <w:color w:val="000000"/>
              <w:sz w:val="22"/>
              <w:szCs w:val="22"/>
            </w:rPr>
            <w:t>Bulik</w:t>
          </w:r>
          <w:proofErr w:type="spellEnd"/>
          <w:r w:rsidR="003D7F7C" w:rsidRPr="003D7F7C">
            <w:rPr>
              <w:rFonts w:ascii="Arial" w:hAnsi="Arial" w:cs="Arial"/>
              <w:color w:val="000000"/>
              <w:sz w:val="22"/>
              <w:szCs w:val="22"/>
            </w:rPr>
            <w:t xml:space="preserve">-Sullivan et al., 2015; B. K. </w:t>
          </w:r>
          <w:proofErr w:type="spellStart"/>
          <w:r w:rsidR="003D7F7C" w:rsidRPr="003D7F7C">
            <w:rPr>
              <w:rFonts w:ascii="Arial" w:hAnsi="Arial" w:cs="Arial"/>
              <w:color w:val="000000"/>
              <w:sz w:val="22"/>
              <w:szCs w:val="22"/>
            </w:rPr>
            <w:t>Bulik</w:t>
          </w:r>
          <w:proofErr w:type="spellEnd"/>
          <w:r w:rsidR="003D7F7C" w:rsidRPr="003D7F7C">
            <w:rPr>
              <w:rFonts w:ascii="Arial" w:hAnsi="Arial" w:cs="Arial"/>
              <w:color w:val="000000"/>
              <w:sz w:val="22"/>
              <w:szCs w:val="22"/>
            </w:rPr>
            <w:t>-Sullivan et al., 2015)</w:t>
          </w:r>
        </w:sdtContent>
      </w:sdt>
      <w:r w:rsidRPr="002C24E7">
        <w:rPr>
          <w:rFonts w:ascii="Arial" w:hAnsi="Arial" w:cs="Arial"/>
          <w:color w:val="000000"/>
          <w:sz w:val="22"/>
          <w:szCs w:val="22"/>
        </w:rPr>
        <w:t xml:space="preserve">. Since our GWAS summary statistics were based on White </w:t>
      </w:r>
      <w:r w:rsidR="001B7D6F" w:rsidRPr="002C24E7">
        <w:rPr>
          <w:rFonts w:ascii="Arial" w:hAnsi="Arial" w:cs="Arial"/>
          <w:color w:val="000000"/>
          <w:sz w:val="22"/>
          <w:szCs w:val="22"/>
        </w:rPr>
        <w:t>British individuals</w:t>
      </w:r>
      <w:r w:rsidRPr="002C24E7">
        <w:rPr>
          <w:rFonts w:ascii="Arial" w:hAnsi="Arial" w:cs="Arial"/>
          <w:color w:val="000000"/>
          <w:sz w:val="22"/>
          <w:szCs w:val="22"/>
        </w:rPr>
        <w:t xml:space="preserve"> of primarily European ancestry, we used the precalculated LD scores computed by </w:t>
      </w:r>
      <w:proofErr w:type="spellStart"/>
      <w:r w:rsidRPr="002C24E7">
        <w:rPr>
          <w:rFonts w:ascii="Arial" w:hAnsi="Arial" w:cs="Arial"/>
          <w:color w:val="000000"/>
          <w:sz w:val="22"/>
          <w:szCs w:val="22"/>
        </w:rPr>
        <w:t>Bulik</w:t>
      </w:r>
      <w:proofErr w:type="spellEnd"/>
      <w:r w:rsidRPr="002C24E7">
        <w:rPr>
          <w:rFonts w:ascii="Arial" w:hAnsi="Arial" w:cs="Arial"/>
          <w:color w:val="000000"/>
          <w:sz w:val="22"/>
          <w:szCs w:val="22"/>
        </w:rPr>
        <w:t xml:space="preserve">-Sullivan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IuIEsuIEJ1bGlrLVN1bGxpdmFu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J9LCJpc1RlbXBvcmFyeSI6ZmFsc2V9XX0="/>
          <w:id w:val="-2073887983"/>
          <w:placeholder>
            <w:docPart w:val="DefaultPlaceholder_-1854013440"/>
          </w:placeholder>
        </w:sdtPr>
        <w:sdtEndPr/>
        <w:sdtContent>
          <w:r w:rsidR="003D7F7C" w:rsidRPr="003D7F7C">
            <w:rPr>
              <w:rFonts w:ascii="Arial" w:hAnsi="Arial" w:cs="Arial"/>
              <w:color w:val="000000"/>
              <w:sz w:val="22"/>
              <w:szCs w:val="22"/>
            </w:rPr>
            <w:t xml:space="preserve">(B. K. </w:t>
          </w:r>
          <w:proofErr w:type="spellStart"/>
          <w:r w:rsidR="003D7F7C" w:rsidRPr="003D7F7C">
            <w:rPr>
              <w:rFonts w:ascii="Arial" w:hAnsi="Arial" w:cs="Arial"/>
              <w:color w:val="000000"/>
              <w:sz w:val="22"/>
              <w:szCs w:val="22"/>
            </w:rPr>
            <w:t>Bulik</w:t>
          </w:r>
          <w:proofErr w:type="spellEnd"/>
          <w:r w:rsidR="003D7F7C" w:rsidRPr="003D7F7C">
            <w:rPr>
              <w:rFonts w:ascii="Arial" w:hAnsi="Arial" w:cs="Arial"/>
              <w:color w:val="000000"/>
              <w:sz w:val="22"/>
              <w:szCs w:val="22"/>
            </w:rPr>
            <w:t>-Sullivan et al., 2015)</w:t>
          </w:r>
        </w:sdtContent>
      </w:sdt>
      <w:r w:rsidRPr="002C24E7">
        <w:rPr>
          <w:rFonts w:ascii="Arial" w:hAnsi="Arial" w:cs="Arial"/>
          <w:color w:val="000000"/>
          <w:sz w:val="22"/>
          <w:szCs w:val="22"/>
        </w:rPr>
        <w:t>. </w:t>
      </w:r>
    </w:p>
    <w:p w14:paraId="061E2B0C" w14:textId="4E66220E" w:rsidR="008569D5" w:rsidRDefault="008569D5" w:rsidP="002C24E7">
      <w:pPr>
        <w:pStyle w:val="NormalWeb"/>
        <w:spacing w:before="0" w:beforeAutospacing="0" w:after="0" w:afterAutospacing="0" w:line="360" w:lineRule="auto"/>
        <w:jc w:val="both"/>
        <w:rPr>
          <w:ins w:id="375" w:author="Harpak, Arbel" w:date="2022-03-30T12:26:00Z"/>
          <w:rFonts w:ascii="Arial" w:hAnsi="Arial" w:cs="Arial"/>
          <w:color w:val="000000"/>
          <w:sz w:val="22"/>
          <w:szCs w:val="22"/>
        </w:rPr>
      </w:pPr>
    </w:p>
    <w:p w14:paraId="3F3563DA" w14:textId="2D443017" w:rsidR="008569D5" w:rsidRPr="006C64CD" w:rsidDel="00542AF5" w:rsidRDefault="008569D5" w:rsidP="002C24E7">
      <w:pPr>
        <w:pStyle w:val="NormalWeb"/>
        <w:spacing w:before="0" w:beforeAutospacing="0" w:after="0" w:afterAutospacing="0" w:line="360" w:lineRule="auto"/>
        <w:jc w:val="both"/>
        <w:rPr>
          <w:del w:id="376" w:author="Harpak, Arbel" w:date="2022-03-30T13:32:00Z"/>
          <w:rFonts w:ascii="Arial" w:hAnsi="Arial" w:cs="Arial"/>
          <w:sz w:val="22"/>
          <w:szCs w:val="22"/>
        </w:rPr>
      </w:pPr>
      <w:ins w:id="377" w:author="Harpak, Arbel" w:date="2022-03-30T12:27:00Z">
        <w:r w:rsidRPr="006C64CD">
          <w:rPr>
            <w:rFonts w:ascii="Arial" w:hAnsi="Arial" w:cs="Arial"/>
            <w:color w:val="000000"/>
            <w:sz w:val="22"/>
            <w:szCs w:val="22"/>
          </w:rPr>
          <w:t xml:space="preserve">Expectations for </w:t>
        </w:r>
      </w:ins>
      <w:ins w:id="378" w:author="Harpak, Arbel" w:date="2022-03-30T12:26:00Z">
        <w:r w:rsidRPr="006C64CD">
          <w:rPr>
            <w:rFonts w:ascii="Arial" w:hAnsi="Arial" w:cs="Arial"/>
            <w:color w:val="000000"/>
            <w:sz w:val="22"/>
            <w:szCs w:val="22"/>
          </w:rPr>
          <w:t xml:space="preserve">sex-specific heritabilities </w:t>
        </w:r>
      </w:ins>
      <w:ins w:id="379" w:author="Harpak, Arbel" w:date="2022-03-30T12:27:00Z">
        <w:r w:rsidRPr="006C64CD">
          <w:rPr>
            <w:rFonts w:ascii="Arial" w:hAnsi="Arial" w:cs="Arial"/>
            <w:color w:val="000000"/>
            <w:sz w:val="22"/>
            <w:szCs w:val="22"/>
          </w:rPr>
          <w:t xml:space="preserve">with no </w:t>
        </w:r>
        <w:proofErr w:type="spellStart"/>
        <w:r w:rsidRPr="006C64CD">
          <w:rPr>
            <w:rFonts w:ascii="Arial" w:hAnsi="Arial" w:cs="Arial"/>
            <w:color w:val="000000"/>
            <w:sz w:val="22"/>
            <w:szCs w:val="22"/>
          </w:rPr>
          <w:t>GxSex</w:t>
        </w:r>
      </w:ins>
      <w:proofErr w:type="spellEnd"/>
      <w:ins w:id="380" w:author="Harpak, Arbel" w:date="2022-03-30T13:32:00Z">
        <w:r w:rsidR="00542AF5" w:rsidRPr="00542AF5">
          <w:rPr>
            <w:rFonts w:ascii="Arial" w:hAnsi="Arial" w:cs="Arial"/>
            <w:color w:val="000000"/>
            <w:sz w:val="22"/>
            <w:szCs w:val="22"/>
            <w:rPrChange w:id="381" w:author="Harpak, Arbel" w:date="2022-03-30T13:32:00Z">
              <w:rPr>
                <w:rFonts w:ascii="Arial" w:hAnsi="Arial" w:cs="Arial"/>
                <w:color w:val="000000"/>
                <w:sz w:val="22"/>
                <w:szCs w:val="22"/>
                <w:u w:val="single"/>
              </w:rPr>
            </w:rPrChange>
          </w:rPr>
          <w:t>.</w:t>
        </w:r>
        <w:r w:rsidR="00542AF5" w:rsidRPr="00542AF5">
          <w:rPr>
            <w:rFonts w:ascii="Arial" w:hAnsi="Arial" w:cs="Arial"/>
            <w:color w:val="000000"/>
            <w:sz w:val="22"/>
            <w:szCs w:val="22"/>
            <w:rPrChange w:id="382" w:author="Harpak, Arbel" w:date="2022-03-30T13:32:00Z">
              <w:rPr>
                <w:rFonts w:ascii="Arial" w:hAnsi="Arial" w:cs="Arial"/>
                <w:color w:val="000000"/>
                <w:sz w:val="22"/>
                <w:szCs w:val="22"/>
                <w:u w:val="single"/>
              </w:rPr>
            </w:rPrChange>
          </w:rPr>
          <w:tab/>
        </w:r>
      </w:ins>
    </w:p>
    <w:p w14:paraId="664818D4" w14:textId="2164DF15" w:rsidR="00542AF5" w:rsidRDefault="00542AF5" w:rsidP="00542AF5">
      <w:pPr>
        <w:pStyle w:val="Heading2"/>
        <w:rPr>
          <w:ins w:id="383" w:author="Harpak, Arbel" w:date="2022-03-30T13:35:00Z"/>
          <w:rFonts w:cs="Arial"/>
          <w:b w:val="0"/>
          <w:bCs/>
          <w:color w:val="000000"/>
          <w:szCs w:val="22"/>
        </w:rPr>
      </w:pPr>
      <w:ins w:id="384" w:author="Harpak, Arbel" w:date="2022-03-30T13:31:00Z">
        <w:r w:rsidRPr="00542AF5">
          <w:rPr>
            <w:rFonts w:cs="Arial"/>
            <w:b w:val="0"/>
            <w:bCs/>
            <w:color w:val="000000"/>
            <w:rPrChange w:id="385" w:author="Harpak, Arbel" w:date="2022-03-30T13:32:00Z">
              <w:rPr>
                <w:rFonts w:cs="Arial"/>
                <w:color w:val="000000"/>
              </w:rPr>
            </w:rPrChange>
          </w:rPr>
          <w:t>In the section</w:t>
        </w:r>
        <w:r>
          <w:rPr>
            <w:rFonts w:cs="Arial"/>
            <w:color w:val="000000"/>
          </w:rPr>
          <w:t xml:space="preserve"> “</w:t>
        </w:r>
        <w:r w:rsidRPr="00912A84">
          <w:rPr>
            <w:b w:val="0"/>
            <w:bCs/>
            <w:rPrChange w:id="386" w:author="Harpak, Arbel" w:date="2022-03-30T14:11:00Z">
              <w:rPr/>
            </w:rPrChange>
          </w:rPr>
          <w:t xml:space="preserve">The limited scope of analyzing </w:t>
        </w:r>
        <w:proofErr w:type="spellStart"/>
        <w:r w:rsidRPr="00912A84">
          <w:rPr>
            <w:b w:val="0"/>
            <w:bCs/>
            <w:rPrChange w:id="387" w:author="Harpak, Arbel" w:date="2022-03-30T14:11:00Z">
              <w:rPr/>
            </w:rPrChange>
          </w:rPr>
          <w:t>GxSex</w:t>
        </w:r>
        <w:proofErr w:type="spellEnd"/>
        <w:r w:rsidRPr="00912A84">
          <w:rPr>
            <w:b w:val="0"/>
            <w:bCs/>
            <w:rPrChange w:id="388" w:author="Harpak, Arbel" w:date="2022-03-30T14:11:00Z">
              <w:rPr/>
            </w:rPrChange>
          </w:rPr>
          <w:t xml:space="preserve"> via heritability differences and genetic correlations</w:t>
        </w:r>
        <w:r>
          <w:rPr>
            <w:rFonts w:cs="Arial"/>
            <w:color w:val="000000"/>
          </w:rPr>
          <w:t>”</w:t>
        </w:r>
        <w:r w:rsidRPr="00542AF5">
          <w:rPr>
            <w:rFonts w:cs="Arial"/>
            <w:b w:val="0"/>
            <w:bCs/>
            <w:color w:val="000000"/>
            <w:rPrChange w:id="389" w:author="Harpak, Arbel" w:date="2022-03-30T13:32:00Z">
              <w:rPr>
                <w:rFonts w:cs="Arial"/>
                <w:color w:val="000000"/>
              </w:rPr>
            </w:rPrChange>
          </w:rPr>
          <w:t xml:space="preserve"> </w:t>
        </w:r>
      </w:ins>
      <w:ins w:id="390" w:author="Harpak, Arbel" w:date="2022-03-30T13:32:00Z">
        <w:r>
          <w:rPr>
            <w:rFonts w:cs="Arial"/>
            <w:b w:val="0"/>
            <w:bCs/>
            <w:color w:val="000000"/>
          </w:rPr>
          <w:t xml:space="preserve">we </w:t>
        </w:r>
      </w:ins>
      <w:ins w:id="391" w:author="Harpak, Arbel" w:date="2022-03-30T14:11:00Z">
        <w:r w:rsidR="00912A84">
          <w:rPr>
            <w:rFonts w:cs="Arial"/>
            <w:b w:val="0"/>
            <w:bCs/>
            <w:color w:val="000000"/>
          </w:rPr>
          <w:t xml:space="preserve">report </w:t>
        </w:r>
      </w:ins>
      <w:ins w:id="392" w:author="Harpak, Arbel" w:date="2022-03-30T14:12:00Z">
        <w:r w:rsidR="00912A84">
          <w:rPr>
            <w:rFonts w:cs="Arial"/>
            <w:b w:val="0"/>
            <w:bCs/>
            <w:color w:val="000000"/>
          </w:rPr>
          <w:t>our</w:t>
        </w:r>
      </w:ins>
      <w:ins w:id="393" w:author="Harpak, Arbel" w:date="2022-03-30T14:11:00Z">
        <w:r w:rsidR="00912A84">
          <w:rPr>
            <w:rFonts w:cs="Arial"/>
            <w:b w:val="0"/>
            <w:bCs/>
            <w:color w:val="000000"/>
          </w:rPr>
          <w:t xml:space="preserve"> obser</w:t>
        </w:r>
      </w:ins>
      <w:ins w:id="394" w:author="Harpak, Arbel" w:date="2022-03-30T14:12:00Z">
        <w:r w:rsidR="00912A84">
          <w:rPr>
            <w:rFonts w:cs="Arial"/>
            <w:b w:val="0"/>
            <w:bCs/>
            <w:color w:val="000000"/>
          </w:rPr>
          <w:t>vation</w:t>
        </w:r>
      </w:ins>
      <w:ins w:id="395" w:author="Harpak, Arbel" w:date="2022-03-30T13:33:00Z">
        <w:r>
          <w:rPr>
            <w:rFonts w:cs="Arial"/>
            <w:b w:val="0"/>
            <w:bCs/>
            <w:color w:val="000000"/>
          </w:rPr>
          <w:t xml:space="preserve"> that, for </w:t>
        </w:r>
      </w:ins>
      <w:ins w:id="396" w:author="Harpak, Arbel" w:date="2022-03-30T14:12:00Z">
        <w:r w:rsidR="00912A84">
          <w:rPr>
            <w:rFonts w:cs="Arial"/>
            <w:b w:val="0"/>
            <w:bCs/>
            <w:color w:val="000000"/>
          </w:rPr>
          <w:t>most</w:t>
        </w:r>
      </w:ins>
      <w:ins w:id="397" w:author="Harpak, Arbel" w:date="2022-03-30T13:33:00Z">
        <w:r>
          <w:rPr>
            <w:rFonts w:cs="Arial"/>
            <w:b w:val="0"/>
            <w:bCs/>
            <w:color w:val="000000"/>
          </w:rPr>
          <w:t xml:space="preserve"> traits</w:t>
        </w:r>
      </w:ins>
      <w:ins w:id="398" w:author="Harpak, Arbel" w:date="2022-03-30T14:12:00Z">
        <w:r w:rsidR="00912A84">
          <w:rPr>
            <w:rFonts w:cs="Arial"/>
            <w:b w:val="0"/>
            <w:bCs/>
            <w:color w:val="000000"/>
          </w:rPr>
          <w:t xml:space="preserve"> examined</w:t>
        </w:r>
      </w:ins>
      <w:ins w:id="399" w:author="Harpak, Arbel" w:date="2022-03-30T13:33:00Z">
        <w:r>
          <w:rPr>
            <w:rFonts w:cs="Arial"/>
            <w:b w:val="0"/>
            <w:bCs/>
            <w:color w:val="000000"/>
          </w:rPr>
          <w:t xml:space="preserve">, sex-specific heritabilities, </w:t>
        </w:r>
      </w:ins>
      <m:oMath>
        <m:sSubSup>
          <m:sSubSupPr>
            <m:ctrlPr>
              <w:ins w:id="400" w:author="Harpak, Arbel" w:date="2022-03-30T13:33:00Z">
                <w:rPr>
                  <w:rFonts w:ascii="Cambria Math" w:hAnsi="Cambria Math" w:cs="Arial"/>
                  <w:b w:val="0"/>
                  <w:bCs/>
                  <w:i/>
                  <w:color w:val="000000"/>
                </w:rPr>
              </w:ins>
            </m:ctrlPr>
          </m:sSubSupPr>
          <m:e>
            <m:r>
              <w:ins w:id="401" w:author="Harpak, Arbel" w:date="2022-03-30T13:33:00Z">
                <w:rPr>
                  <w:rFonts w:ascii="Cambria Math" w:hAnsi="Cambria Math" w:cs="Arial"/>
                  <w:color w:val="000000"/>
                </w:rPr>
                <m:t>h</m:t>
              </w:ins>
            </m:r>
          </m:e>
          <m:sub>
            <m:r>
              <w:ins w:id="402" w:author="Harpak, Arbel" w:date="2022-03-30T13:33:00Z">
                <w:rPr>
                  <w:rFonts w:ascii="Cambria Math" w:hAnsi="Cambria Math" w:cs="Arial"/>
                  <w:color w:val="000000"/>
                </w:rPr>
                <m:t>m</m:t>
              </w:ins>
            </m:r>
          </m:sub>
          <m:sup>
            <m:r>
              <w:ins w:id="403" w:author="Harpak, Arbel" w:date="2022-03-30T13:33:00Z">
                <w:rPr>
                  <w:rFonts w:ascii="Cambria Math" w:hAnsi="Cambria Math" w:cs="Arial"/>
                  <w:color w:val="000000"/>
                </w:rPr>
                <m:t>2</m:t>
              </w:ins>
            </m:r>
          </m:sup>
        </m:sSubSup>
      </m:oMath>
      <w:ins w:id="404" w:author="Harpak, Arbel" w:date="2022-03-30T13:33:00Z">
        <w:r>
          <w:rPr>
            <w:rFonts w:cs="Arial"/>
            <w:b w:val="0"/>
            <w:bCs/>
            <w:color w:val="000000"/>
          </w:rPr>
          <w:t xml:space="preserve"> and </w:t>
        </w:r>
      </w:ins>
      <m:oMath>
        <m:sSubSup>
          <m:sSubSupPr>
            <m:ctrlPr>
              <w:ins w:id="405" w:author="Harpak, Arbel" w:date="2022-03-30T13:33:00Z">
                <w:rPr>
                  <w:rFonts w:ascii="Cambria Math" w:hAnsi="Cambria Math" w:cs="Arial"/>
                  <w:b w:val="0"/>
                  <w:bCs/>
                  <w:i/>
                  <w:color w:val="000000"/>
                </w:rPr>
              </w:ins>
            </m:ctrlPr>
          </m:sSubSupPr>
          <m:e>
            <m:r>
              <w:ins w:id="406" w:author="Harpak, Arbel" w:date="2022-03-30T13:33:00Z">
                <w:rPr>
                  <w:rFonts w:ascii="Cambria Math" w:hAnsi="Cambria Math" w:cs="Arial"/>
                  <w:color w:val="000000"/>
                </w:rPr>
                <m:t>h</m:t>
              </w:ins>
            </m:r>
          </m:e>
          <m:sub>
            <m:r>
              <w:ins w:id="407" w:author="Harpak, Arbel" w:date="2022-03-30T13:33:00Z">
                <w:rPr>
                  <w:rFonts w:ascii="Cambria Math" w:hAnsi="Cambria Math" w:cs="Arial"/>
                  <w:color w:val="000000"/>
                </w:rPr>
                <m:t>f</m:t>
              </w:ins>
            </m:r>
          </m:sub>
          <m:sup>
            <m:r>
              <w:ins w:id="408" w:author="Harpak, Arbel" w:date="2022-03-30T13:33:00Z">
                <w:rPr>
                  <w:rFonts w:ascii="Cambria Math" w:hAnsi="Cambria Math" w:cs="Arial"/>
                  <w:color w:val="000000"/>
                </w:rPr>
                <m:t>2</m:t>
              </w:ins>
            </m:r>
          </m:sup>
        </m:sSubSup>
      </m:oMath>
      <w:ins w:id="409" w:author="Harpak, Arbel" w:date="2022-03-30T13:33:00Z">
        <w:r>
          <w:rPr>
            <w:rFonts w:cs="Arial"/>
            <w:b w:val="0"/>
            <w:bCs/>
            <w:color w:val="000000"/>
          </w:rPr>
          <w:t xml:space="preserve"> are both higher than the heritability in the combined sample, </w:t>
        </w:r>
      </w:ins>
      <m:oMath>
        <m:sSup>
          <m:sSupPr>
            <m:ctrlPr>
              <w:ins w:id="410" w:author="Harpak, Arbel" w:date="2022-03-30T13:33:00Z">
                <w:rPr>
                  <w:rFonts w:ascii="Cambria Math" w:hAnsi="Cambria Math" w:cs="Arial"/>
                  <w:b w:val="0"/>
                  <w:bCs/>
                  <w:i/>
                  <w:color w:val="000000"/>
                </w:rPr>
              </w:ins>
            </m:ctrlPr>
          </m:sSupPr>
          <m:e>
            <m:r>
              <w:ins w:id="411" w:author="Harpak, Arbel" w:date="2022-03-30T13:33:00Z">
                <w:rPr>
                  <w:rFonts w:ascii="Cambria Math" w:hAnsi="Cambria Math" w:cs="Arial"/>
                  <w:color w:val="000000"/>
                </w:rPr>
                <m:t>h</m:t>
              </w:ins>
            </m:r>
          </m:e>
          <m:sup>
            <m:r>
              <w:ins w:id="412" w:author="Harpak, Arbel" w:date="2022-03-30T13:33:00Z">
                <w:rPr>
                  <w:rFonts w:ascii="Cambria Math" w:hAnsi="Cambria Math" w:cs="Arial"/>
                  <w:color w:val="000000"/>
                </w:rPr>
                <m:t>2</m:t>
              </w:ins>
            </m:r>
          </m:sup>
        </m:sSup>
      </m:oMath>
      <w:ins w:id="413" w:author="Harpak, Arbel" w:date="2022-03-30T13:34:00Z">
        <w:r>
          <w:rPr>
            <w:rFonts w:cs="Arial"/>
            <w:b w:val="0"/>
            <w:bCs/>
            <w:color w:val="000000"/>
          </w:rPr>
          <w:t xml:space="preserve">. Here, we provide a </w:t>
        </w:r>
      </w:ins>
      <w:ins w:id="414" w:author="Harpak, Arbel" w:date="2022-03-30T13:40:00Z">
        <w:r w:rsidR="004C2127">
          <w:rPr>
            <w:rFonts w:cs="Arial"/>
            <w:b w:val="0"/>
            <w:bCs/>
            <w:color w:val="000000"/>
          </w:rPr>
          <w:t>short explanation for why</w:t>
        </w:r>
      </w:ins>
      <w:ins w:id="415" w:author="Harpak, Arbel" w:date="2022-03-30T13:34:00Z">
        <w:r>
          <w:rPr>
            <w:rFonts w:cs="Arial"/>
            <w:b w:val="0"/>
            <w:bCs/>
            <w:color w:val="000000"/>
          </w:rPr>
          <w:t xml:space="preserve"> this observation is inconsistent with a </w:t>
        </w:r>
        <w:r>
          <w:rPr>
            <w:rFonts w:cs="Arial"/>
            <w:b w:val="0"/>
            <w:bCs/>
            <w:color w:val="000000"/>
          </w:rPr>
          <w:t>simple model</w:t>
        </w:r>
        <w:r>
          <w:rPr>
            <w:rFonts w:cs="Arial"/>
            <w:b w:val="0"/>
            <w:bCs/>
            <w:color w:val="000000"/>
          </w:rPr>
          <w:t xml:space="preserve"> </w:t>
        </w:r>
        <w:r>
          <w:rPr>
            <w:rFonts w:cs="Arial"/>
            <w:b w:val="0"/>
            <w:bCs/>
            <w:color w:val="000000"/>
            <w:szCs w:val="22"/>
          </w:rPr>
          <w:t xml:space="preserve">in which </w:t>
        </w:r>
      </w:ins>
      <w:ins w:id="416" w:author="Harpak, Arbel" w:date="2022-03-30T13:31:00Z">
        <w:r w:rsidRPr="00542AF5">
          <w:rPr>
            <w:rFonts w:cs="Arial"/>
            <w:b w:val="0"/>
            <w:bCs/>
            <w:color w:val="000000"/>
            <w:szCs w:val="22"/>
            <w:rPrChange w:id="417" w:author="Harpak, Arbel" w:date="2022-03-30T13:32:00Z">
              <w:rPr>
                <w:rFonts w:cs="Arial"/>
                <w:color w:val="000000"/>
                <w:szCs w:val="22"/>
              </w:rPr>
            </w:rPrChange>
          </w:rPr>
          <w:t xml:space="preserve">genetic effects are </w:t>
        </w:r>
      </w:ins>
      <w:ins w:id="418" w:author="Harpak, Arbel" w:date="2022-03-30T13:34:00Z">
        <w:r>
          <w:rPr>
            <w:rFonts w:cs="Arial"/>
            <w:b w:val="0"/>
            <w:bCs/>
            <w:color w:val="000000"/>
            <w:szCs w:val="22"/>
          </w:rPr>
          <w:t>the same across the sexes</w:t>
        </w:r>
      </w:ins>
      <w:ins w:id="419" w:author="Harpak, Arbel" w:date="2022-03-30T13:35:00Z">
        <w:r>
          <w:rPr>
            <w:rFonts w:cs="Arial"/>
            <w:b w:val="0"/>
            <w:bCs/>
            <w:color w:val="000000"/>
            <w:szCs w:val="22"/>
          </w:rPr>
          <w:t xml:space="preserve">. </w:t>
        </w:r>
      </w:ins>
    </w:p>
    <w:p w14:paraId="4236F301" w14:textId="4533B55E" w:rsidR="00022797" w:rsidRDefault="00022797" w:rsidP="00022797">
      <w:pPr>
        <w:pStyle w:val="Heading2"/>
        <w:rPr>
          <w:ins w:id="420" w:author="Harpak, Arbel" w:date="2022-03-30T13:44:00Z"/>
          <w:rFonts w:cs="Arial"/>
          <w:b w:val="0"/>
          <w:bCs/>
          <w:color w:val="000000"/>
          <w:szCs w:val="22"/>
        </w:rPr>
      </w:pPr>
      <w:ins w:id="421" w:author="Harpak, Arbel" w:date="2022-03-30T13:41:00Z">
        <w:r>
          <w:rPr>
            <w:rFonts w:cs="Arial"/>
            <w:b w:val="0"/>
            <w:bCs/>
            <w:color w:val="000000"/>
            <w:szCs w:val="22"/>
          </w:rPr>
          <w:t xml:space="preserve">Denote the </w:t>
        </w:r>
      </w:ins>
      <w:ins w:id="422" w:author="Harpak, Arbel" w:date="2022-03-30T13:42:00Z">
        <w:r>
          <w:rPr>
            <w:rFonts w:cs="Arial"/>
            <w:b w:val="0"/>
            <w:bCs/>
            <w:color w:val="000000"/>
            <w:szCs w:val="22"/>
          </w:rPr>
          <w:t xml:space="preserve">phenotype </w:t>
        </w:r>
      </w:ins>
      <w:ins w:id="423" w:author="Harpak, Arbel" w:date="2022-03-30T13:41:00Z">
        <w:r>
          <w:rPr>
            <w:rFonts w:cs="Arial"/>
            <w:b w:val="0"/>
            <w:bCs/>
            <w:color w:val="000000"/>
            <w:szCs w:val="22"/>
          </w:rPr>
          <w:t xml:space="preserve">again by </w:t>
        </w:r>
      </w:ins>
      <m:oMath>
        <m:r>
          <w:ins w:id="424" w:author="Harpak, Arbel" w:date="2022-03-30T13:42:00Z">
            <w:rPr>
              <w:rFonts w:ascii="Cambria Math" w:hAnsi="Cambria Math" w:cs="Arial"/>
              <w:color w:val="000000"/>
              <w:szCs w:val="22"/>
            </w:rPr>
            <m:t>Y,</m:t>
          </w:ins>
        </m:r>
      </m:oMath>
      <w:ins w:id="425" w:author="Harpak, Arbel" w:date="2022-03-30T13:42:00Z">
        <w:r>
          <w:rPr>
            <w:rFonts w:cs="Arial"/>
            <w:b w:val="0"/>
            <w:bCs/>
            <w:color w:val="000000"/>
            <w:szCs w:val="22"/>
          </w:rPr>
          <w:t xml:space="preserve"> the </w:t>
        </w:r>
        <w:r>
          <w:rPr>
            <w:rFonts w:cs="Arial"/>
            <w:b w:val="0"/>
            <w:bCs/>
            <w:color w:val="000000"/>
            <w:szCs w:val="22"/>
          </w:rPr>
          <w:t>polygenic effect</w:t>
        </w:r>
        <w:r>
          <w:rPr>
            <w:rFonts w:cs="Arial"/>
            <w:b w:val="0"/>
            <w:bCs/>
            <w:color w:val="000000"/>
            <w:szCs w:val="22"/>
          </w:rPr>
          <w:t xml:space="preserve"> by </w:t>
        </w:r>
      </w:ins>
      <m:oMath>
        <m:r>
          <w:ins w:id="426" w:author="Harpak, Arbel" w:date="2022-03-30T13:41:00Z">
            <w:rPr>
              <w:rFonts w:ascii="Cambria Math" w:hAnsi="Cambria Math" w:cs="Arial"/>
              <w:color w:val="000000"/>
              <w:szCs w:val="22"/>
            </w:rPr>
            <m:t>G</m:t>
          </w:ins>
        </m:r>
      </m:oMath>
      <w:ins w:id="427" w:author="Harpak, Arbel" w:date="2022-03-30T13:41:00Z">
        <w:r>
          <w:rPr>
            <w:rFonts w:cs="Arial"/>
            <w:b w:val="0"/>
            <w:bCs/>
            <w:color w:val="000000"/>
            <w:szCs w:val="22"/>
          </w:rPr>
          <w:t xml:space="preserve">, the environmental effect by </w:t>
        </w:r>
      </w:ins>
      <m:oMath>
        <m:r>
          <w:ins w:id="428" w:author="Harpak, Arbel" w:date="2022-03-30T13:41:00Z">
            <w:rPr>
              <w:rFonts w:ascii="Cambria Math" w:hAnsi="Cambria Math" w:cs="Arial"/>
              <w:color w:val="000000"/>
              <w:szCs w:val="22"/>
            </w:rPr>
            <m:t>E</m:t>
          </w:ins>
        </m:r>
      </m:oMath>
      <w:ins w:id="429" w:author="Harpak, Arbel" w:date="2022-03-30T13:41:00Z">
        <w:r>
          <w:rPr>
            <w:rFonts w:cs="Arial"/>
            <w:b w:val="0"/>
            <w:bCs/>
            <w:color w:val="000000"/>
            <w:szCs w:val="22"/>
          </w:rPr>
          <w:t xml:space="preserve"> and the sex by </w:t>
        </w:r>
      </w:ins>
      <m:oMath>
        <m:r>
          <w:ins w:id="430" w:author="Harpak, Arbel" w:date="2022-03-30T13:41:00Z">
            <w:rPr>
              <w:rFonts w:ascii="Cambria Math" w:hAnsi="Cambria Math" w:cs="Arial"/>
              <w:color w:val="000000"/>
              <w:szCs w:val="22"/>
            </w:rPr>
            <m:t>Z</m:t>
          </w:ins>
        </m:r>
        <m:r>
          <w:ins w:id="431" w:author="Harpak, Arbel" w:date="2022-03-30T13:41:00Z">
            <m:rPr>
              <m:sty m:val="bi"/>
            </m:rPr>
            <w:rPr>
              <w:rFonts w:ascii="Cambria Math" w:hAnsi="Cambria Math" w:cs="Arial"/>
              <w:color w:val="000000"/>
              <w:szCs w:val="22"/>
            </w:rPr>
            <m:t>∈{male,female}</m:t>
          </w:ins>
        </m:r>
      </m:oMath>
      <w:ins w:id="432" w:author="Harpak, Arbel" w:date="2022-03-30T13:42:00Z">
        <w:r>
          <w:rPr>
            <w:rFonts w:cs="Arial"/>
            <w:color w:val="000000"/>
            <w:szCs w:val="22"/>
          </w:rPr>
          <w:t xml:space="preserve">.  </w:t>
        </w:r>
      </w:ins>
      <w:ins w:id="433" w:author="Harpak, Arbel" w:date="2022-03-30T13:43:00Z">
        <w:r>
          <w:rPr>
            <w:rFonts w:cs="Arial"/>
            <w:b w:val="0"/>
            <w:bCs/>
            <w:color w:val="000000"/>
            <w:szCs w:val="22"/>
          </w:rPr>
          <w:t>We a</w:t>
        </w:r>
      </w:ins>
      <w:ins w:id="434" w:author="Harpak, Arbel" w:date="2022-03-30T13:42:00Z">
        <w:r>
          <w:rPr>
            <w:rFonts w:cs="Arial"/>
            <w:b w:val="0"/>
            <w:bCs/>
            <w:color w:val="000000"/>
            <w:szCs w:val="22"/>
          </w:rPr>
          <w:t xml:space="preserve">ssume </w:t>
        </w:r>
      </w:ins>
      <w:ins w:id="435" w:author="Harpak, Arbel" w:date="2022-03-30T13:43:00Z">
        <w:r>
          <w:rPr>
            <w:rFonts w:cs="Arial"/>
            <w:b w:val="0"/>
            <w:bCs/>
            <w:color w:val="000000"/>
            <w:szCs w:val="22"/>
          </w:rPr>
          <w:t xml:space="preserve">as before </w:t>
        </w:r>
      </w:ins>
      <w:ins w:id="436" w:author="Harpak, Arbel" w:date="2022-03-30T13:42:00Z">
        <w:r>
          <w:rPr>
            <w:rFonts w:cs="Arial"/>
            <w:b w:val="0"/>
            <w:bCs/>
            <w:color w:val="000000"/>
            <w:szCs w:val="22"/>
          </w:rPr>
          <w:t>that allele frequenc</w:t>
        </w:r>
      </w:ins>
      <w:ins w:id="437" w:author="Harpak, Arbel" w:date="2022-03-30T13:43:00Z">
        <w:r>
          <w:rPr>
            <w:rFonts w:cs="Arial"/>
            <w:b w:val="0"/>
            <w:bCs/>
            <w:color w:val="000000"/>
            <w:szCs w:val="22"/>
          </w:rPr>
          <w:t>ies are similar enough between males and females</w:t>
        </w:r>
      </w:ins>
      <w:ins w:id="438" w:author="Harpak, Arbel" w:date="2022-03-30T13:44:00Z">
        <w:r>
          <w:rPr>
            <w:rFonts w:cs="Arial"/>
            <w:b w:val="0"/>
            <w:bCs/>
            <w:color w:val="000000"/>
            <w:szCs w:val="22"/>
          </w:rPr>
          <w:t>. Since genetic effects are equal, this implies</w:t>
        </w:r>
      </w:ins>
    </w:p>
    <w:p w14:paraId="6BC1B39C" w14:textId="1DD5ED9C" w:rsidR="00022797" w:rsidRPr="00022797" w:rsidRDefault="00022797" w:rsidP="00022797">
      <w:pPr>
        <w:rPr>
          <w:ins w:id="439" w:author="Harpak, Arbel" w:date="2022-03-30T13:41:00Z"/>
          <w:rPrChange w:id="440" w:author="Harpak, Arbel" w:date="2022-03-30T13:44:00Z">
            <w:rPr>
              <w:ins w:id="441" w:author="Harpak, Arbel" w:date="2022-03-30T13:41:00Z"/>
              <w:rFonts w:cs="Arial"/>
              <w:b w:val="0"/>
              <w:bCs/>
              <w:color w:val="000000"/>
              <w:szCs w:val="22"/>
            </w:rPr>
          </w:rPrChange>
        </w:rPr>
        <w:pPrChange w:id="442" w:author="Harpak, Arbel" w:date="2022-03-30T13:44:00Z">
          <w:pPr>
            <w:pStyle w:val="Heading2"/>
          </w:pPr>
        </w:pPrChange>
      </w:pPr>
      <m:oMathPara>
        <m:oMath>
          <m:r>
            <w:ins w:id="443" w:author="Harpak, Arbel" w:date="2022-03-30T13:44:00Z">
              <w:rPr>
                <w:rFonts w:ascii="Cambria Math" w:hAnsi="Cambria Math"/>
              </w:rPr>
              <m:t>Var</m:t>
            </w:ins>
          </m:r>
          <m:d>
            <m:dPr>
              <m:begChr m:val="["/>
              <m:endChr m:val="]"/>
              <m:ctrlPr>
                <w:ins w:id="444" w:author="Harpak, Arbel" w:date="2022-03-30T13:44:00Z">
                  <w:rPr>
                    <w:rFonts w:ascii="Cambria Math" w:hAnsi="Cambria Math"/>
                    <w:i/>
                  </w:rPr>
                </w:ins>
              </m:ctrlPr>
            </m:dPr>
            <m:e>
              <m:r>
                <w:ins w:id="445" w:author="Harpak, Arbel" w:date="2022-03-30T13:44:00Z">
                  <w:rPr>
                    <w:rFonts w:ascii="Cambria Math" w:hAnsi="Cambria Math"/>
                  </w:rPr>
                  <m:t>G</m:t>
                </w:ins>
              </m:r>
            </m:e>
            <m:e>
              <m:r>
                <w:ins w:id="446" w:author="Harpak, Arbel" w:date="2022-03-30T13:44:00Z">
                  <w:rPr>
                    <w:rFonts w:ascii="Cambria Math" w:hAnsi="Cambria Math"/>
                  </w:rPr>
                  <m:t>Z=m</m:t>
                </w:ins>
              </m:r>
            </m:e>
          </m:d>
          <m:r>
            <w:ins w:id="447" w:author="Harpak, Arbel" w:date="2022-03-30T14:10:00Z">
              <w:rPr>
                <w:rFonts w:ascii="Cambria Math" w:eastAsiaTheme="minorEastAsia" w:hAnsi="Cambria Math"/>
              </w:rPr>
              <m:t>≈</m:t>
            </w:ins>
          </m:r>
          <m:r>
            <w:ins w:id="448" w:author="Harpak, Arbel" w:date="2022-03-30T13:44:00Z">
              <w:rPr>
                <w:rFonts w:ascii="Cambria Math" w:hAnsi="Cambria Math"/>
              </w:rPr>
              <m:t>Var</m:t>
            </w:ins>
          </m:r>
          <m:d>
            <m:dPr>
              <m:begChr m:val="["/>
              <m:endChr m:val="]"/>
              <m:ctrlPr>
                <w:ins w:id="449" w:author="Harpak, Arbel" w:date="2022-03-30T13:44:00Z">
                  <w:rPr>
                    <w:rFonts w:ascii="Cambria Math" w:hAnsi="Cambria Math"/>
                    <w:i/>
                  </w:rPr>
                </w:ins>
              </m:ctrlPr>
            </m:dPr>
            <m:e>
              <m:r>
                <w:ins w:id="450" w:author="Harpak, Arbel" w:date="2022-03-30T13:44:00Z">
                  <w:rPr>
                    <w:rFonts w:ascii="Cambria Math" w:hAnsi="Cambria Math"/>
                  </w:rPr>
                  <m:t>G</m:t>
                </w:ins>
              </m:r>
            </m:e>
            <m:e>
              <m:r>
                <w:ins w:id="451" w:author="Harpak, Arbel" w:date="2022-03-30T13:44:00Z">
                  <w:rPr>
                    <w:rFonts w:ascii="Cambria Math" w:hAnsi="Cambria Math"/>
                  </w:rPr>
                  <m:t>Z=</m:t>
                </w:ins>
              </m:r>
              <m:r>
                <w:ins w:id="452" w:author="Harpak, Arbel" w:date="2022-03-30T13:44:00Z">
                  <w:rPr>
                    <w:rFonts w:ascii="Cambria Math" w:hAnsi="Cambria Math"/>
                  </w:rPr>
                  <m:t>f</m:t>
                </w:ins>
              </m:r>
            </m:e>
          </m:d>
          <m:r>
            <w:ins w:id="453" w:author="Harpak, Arbel" w:date="2022-03-30T13:44:00Z">
              <w:rPr>
                <w:rFonts w:ascii="Cambria Math" w:eastAsiaTheme="minorEastAsia" w:hAnsi="Cambria Math"/>
              </w:rPr>
              <m:t>.</m:t>
            </w:ins>
          </m:r>
        </m:oMath>
      </m:oMathPara>
    </w:p>
    <w:p w14:paraId="00C3E307" w14:textId="3818DF4D" w:rsidR="008569D5" w:rsidRDefault="00917373" w:rsidP="006C64CD">
      <w:pPr>
        <w:pStyle w:val="NormalWeb"/>
        <w:spacing w:before="0" w:beforeAutospacing="0" w:after="0" w:afterAutospacing="0" w:line="360" w:lineRule="auto"/>
        <w:jc w:val="both"/>
        <w:rPr>
          <w:ins w:id="454" w:author="Harpak, Arbel" w:date="2022-03-30T12:27:00Z"/>
          <w:rFonts w:ascii="Arial" w:hAnsi="Arial" w:cs="Arial"/>
          <w:color w:val="000000"/>
          <w:sz w:val="22"/>
          <w:szCs w:val="22"/>
        </w:rPr>
      </w:pPr>
      <w:ins w:id="455" w:author="Harpak, Arbel" w:date="2022-03-30T13:55:00Z">
        <w:r>
          <w:rPr>
            <w:rFonts w:ascii="Arial" w:hAnsi="Arial" w:cs="Arial"/>
            <w:color w:val="000000"/>
            <w:sz w:val="22"/>
            <w:szCs w:val="22"/>
          </w:rPr>
          <w:t>For the environmental variance,</w:t>
        </w:r>
      </w:ins>
      <w:ins w:id="456" w:author="Harpak, Arbel" w:date="2022-03-30T13:49:00Z">
        <w:r w:rsidR="002F4C56">
          <w:rPr>
            <w:rFonts w:ascii="Arial" w:hAnsi="Arial" w:cs="Arial"/>
            <w:color w:val="000000"/>
            <w:sz w:val="22"/>
            <w:szCs w:val="22"/>
          </w:rPr>
          <w:t xml:space="preserve"> we have</w:t>
        </w:r>
      </w:ins>
      <w:ins w:id="457" w:author="Harpak, Arbel" w:date="2022-03-30T13:55:00Z">
        <w:r>
          <w:rPr>
            <w:rFonts w:ascii="Arial" w:hAnsi="Arial" w:cs="Arial"/>
            <w:color w:val="000000"/>
            <w:sz w:val="22"/>
            <w:szCs w:val="22"/>
          </w:rPr>
          <w:t xml:space="preserve"> that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D2B16" w:rsidRPr="008D0E34" w14:paraId="3458E430" w14:textId="77777777" w:rsidTr="00D26F76">
        <w:trPr>
          <w:ins w:id="458" w:author="Harpak, Arbel" w:date="2022-03-30T12:27:00Z"/>
        </w:trPr>
        <w:tc>
          <w:tcPr>
            <w:tcW w:w="8815" w:type="dxa"/>
          </w:tcPr>
          <w:p w14:paraId="75E92C87" w14:textId="64BCCC19" w:rsidR="008569D5" w:rsidRPr="00E51719" w:rsidRDefault="008569D5" w:rsidP="00D26F76">
            <w:pPr>
              <w:spacing w:line="360" w:lineRule="auto"/>
              <w:jc w:val="center"/>
              <w:rPr>
                <w:ins w:id="459" w:author="Harpak, Arbel" w:date="2022-03-30T12:27:00Z"/>
                <w:rFonts w:ascii="Arial" w:eastAsia="Times New Roman" w:hAnsi="Arial" w:cs="Arial"/>
                <w:iCs/>
                <w:color w:val="000000"/>
              </w:rPr>
            </w:pPr>
            <m:oMathPara>
              <m:oMath>
                <m:r>
                  <w:ins w:id="460" w:author="Harpak, Arbel" w:date="2022-03-30T12:27:00Z">
                    <w:rPr>
                      <w:rFonts w:ascii="Cambria Math" w:hAnsi="Cambria Math" w:cs="Arial"/>
                    </w:rPr>
                    <m:t>Var</m:t>
                  </w:ins>
                </m:r>
                <m:d>
                  <m:dPr>
                    <m:begChr m:val="["/>
                    <m:endChr m:val="]"/>
                    <m:ctrlPr>
                      <w:ins w:id="461" w:author="Harpak, Arbel" w:date="2022-03-30T12:27:00Z">
                        <w:rPr>
                          <w:rFonts w:ascii="Cambria Math" w:hAnsi="Cambria Math" w:cs="Arial"/>
                          <w:i/>
                        </w:rPr>
                      </w:ins>
                    </m:ctrlPr>
                  </m:dPr>
                  <m:e>
                    <m:r>
                      <w:ins w:id="462" w:author="Harpak, Arbel" w:date="2022-03-30T12:27:00Z">
                        <w:rPr>
                          <w:rFonts w:ascii="Cambria Math" w:hAnsi="Cambria Math" w:cs="Arial"/>
                        </w:rPr>
                        <m:t>E</m:t>
                      </w:ins>
                    </m:r>
                  </m:e>
                </m:d>
                <m:r>
                  <w:ins w:id="463" w:author="Harpak, Arbel" w:date="2022-03-30T12:27:00Z">
                    <w:rPr>
                      <w:rFonts w:ascii="Cambria Math" w:hAnsi="Cambria Math" w:cs="Arial"/>
                    </w:rPr>
                    <m:t>=</m:t>
                  </w:ins>
                </m:r>
                <m:nary>
                  <m:naryPr>
                    <m:chr m:val="∑"/>
                    <m:limLoc m:val="undOvr"/>
                    <m:supHide m:val="1"/>
                    <m:ctrlPr>
                      <w:ins w:id="464" w:author="Harpak, Arbel" w:date="2022-03-30T12:27:00Z">
                        <w:rPr>
                          <w:rFonts w:ascii="Cambria Math" w:hAnsi="Cambria Math" w:cs="Arial"/>
                          <w:i/>
                        </w:rPr>
                      </w:ins>
                    </m:ctrlPr>
                  </m:naryPr>
                  <m:sub>
                    <m:r>
                      <w:ins w:id="465" w:author="Harpak, Arbel" w:date="2022-03-30T13:49:00Z">
                        <w:rPr>
                          <w:rFonts w:ascii="Cambria Math" w:hAnsi="Cambria Math" w:cs="Arial"/>
                        </w:rPr>
                        <m:t>Z∈{m,f}</m:t>
                      </w:ins>
                    </m:r>
                  </m:sub>
                  <m:sup/>
                  <m:e>
                    <m:nary>
                      <m:naryPr>
                        <m:supHide m:val="1"/>
                        <m:ctrlPr>
                          <w:ins w:id="466" w:author="Harpak, Arbel" w:date="2022-03-30T13:52:00Z">
                            <w:rPr>
                              <w:rFonts w:ascii="Cambria Math" w:hAnsi="Cambria Math" w:cs="Arial"/>
                              <w:i/>
                            </w:rPr>
                          </w:ins>
                        </m:ctrlPr>
                      </m:naryPr>
                      <m:sub>
                        <m:r>
                          <w:ins w:id="467" w:author="Harpak, Arbel" w:date="2022-03-30T13:52:00Z">
                            <w:rPr>
                              <w:rFonts w:ascii="Cambria Math" w:hAnsi="Cambria Math" w:cs="Arial"/>
                            </w:rPr>
                            <m:t>E</m:t>
                          </w:ins>
                        </m:r>
                      </m:sub>
                      <m:sup/>
                      <m:e>
                        <m:r>
                          <w:ins w:id="468" w:author="Harpak, Arbel" w:date="2022-03-30T13:53:00Z">
                            <w:rPr>
                              <w:rFonts w:ascii="Cambria Math" w:hAnsi="Cambria Math" w:cs="Arial"/>
                            </w:rPr>
                            <m:t>d</m:t>
                          </w:ins>
                        </m:r>
                        <m:r>
                          <w:ins w:id="469" w:author="Harpak, Arbel" w:date="2022-03-30T13:53:00Z">
                            <m:rPr>
                              <m:scr m:val="double-struck"/>
                            </m:rPr>
                            <w:rPr>
                              <w:rFonts w:ascii="Cambria Math" w:hAnsi="Cambria Math" w:cs="Cambria Math"/>
                              <w:color w:val="000000"/>
                            </w:rPr>
                            <m:t>E</m:t>
                          </w:ins>
                        </m:r>
                        <m:sSup>
                          <m:sSupPr>
                            <m:ctrlPr>
                              <w:ins w:id="470" w:author="Harpak, Arbel" w:date="2022-03-30T13:53:00Z">
                                <w:rPr>
                                  <w:rFonts w:ascii="Cambria Math" w:hAnsi="Cambria Math" w:cs="Cambria Math"/>
                                  <w:i/>
                                  <w:color w:val="000000"/>
                                </w:rPr>
                              </w:ins>
                            </m:ctrlPr>
                          </m:sSupPr>
                          <m:e>
                            <m:d>
                              <m:dPr>
                                <m:ctrlPr>
                                  <w:ins w:id="471" w:author="Harpak, Arbel" w:date="2022-03-30T13:53:00Z">
                                    <w:rPr>
                                      <w:rFonts w:ascii="Cambria Math" w:hAnsi="Cambria Math" w:cs="Cambria Math"/>
                                      <w:i/>
                                      <w:color w:val="000000"/>
                                    </w:rPr>
                                  </w:ins>
                                </m:ctrlPr>
                              </m:dPr>
                              <m:e>
                                <m:r>
                                  <w:ins w:id="472" w:author="Harpak, Arbel" w:date="2022-03-30T13:53:00Z">
                                    <w:rPr>
                                      <w:rFonts w:ascii="Cambria Math" w:hAnsi="Cambria Math" w:cs="Cambria Math"/>
                                      <w:color w:val="000000"/>
                                    </w:rPr>
                                    <m:t>E-</m:t>
                                  </w:ins>
                                </m:r>
                                <m:r>
                                  <w:ins w:id="473" w:author="Harpak, Arbel" w:date="2022-03-30T13:53:00Z">
                                    <m:rPr>
                                      <m:scr m:val="double-struck"/>
                                    </m:rPr>
                                    <w:rPr>
                                      <w:rFonts w:ascii="Cambria Math" w:hAnsi="Cambria Math" w:cs="Cambria Math"/>
                                      <w:color w:val="000000"/>
                                    </w:rPr>
                                    <m:t>E</m:t>
                                  </w:ins>
                                </m:r>
                                <m:d>
                                  <m:dPr>
                                    <m:begChr m:val="["/>
                                    <m:endChr m:val="]"/>
                                    <m:ctrlPr>
                                      <w:ins w:id="474" w:author="Harpak, Arbel" w:date="2022-03-30T13:53:00Z">
                                        <w:rPr>
                                          <w:rFonts w:ascii="Cambria Math" w:hAnsi="Cambria Math" w:cs="Cambria Math"/>
                                          <w:i/>
                                          <w:color w:val="000000"/>
                                        </w:rPr>
                                      </w:ins>
                                    </m:ctrlPr>
                                  </m:dPr>
                                  <m:e>
                                    <m:r>
                                      <w:ins w:id="475" w:author="Harpak, Arbel" w:date="2022-03-30T13:53:00Z">
                                        <w:rPr>
                                          <w:rFonts w:ascii="Cambria Math" w:hAnsi="Cambria Math" w:cs="Cambria Math"/>
                                          <w:color w:val="000000"/>
                                        </w:rPr>
                                        <m:t>E</m:t>
                                      </w:ins>
                                    </m:r>
                                  </m:e>
                                </m:d>
                              </m:e>
                            </m:d>
                          </m:e>
                          <m:sup>
                            <m:r>
                              <w:ins w:id="476" w:author="Harpak, Arbel" w:date="2022-03-30T13:53:00Z">
                                <w:rPr>
                                  <w:rFonts w:ascii="Cambria Math" w:hAnsi="Cambria Math" w:cs="Cambria Math"/>
                                  <w:color w:val="000000"/>
                                </w:rPr>
                                <m:t>2</m:t>
                              </w:ins>
                            </m:r>
                          </m:sup>
                        </m:sSup>
                      </m:e>
                    </m:nary>
                    <m:r>
                      <w:ins w:id="477" w:author="Harpak, Arbel" w:date="2022-03-30T13:53:00Z">
                        <m:rPr>
                          <m:scr m:val="double-struck"/>
                        </m:rPr>
                        <w:rPr>
                          <w:rFonts w:ascii="Cambria Math" w:hAnsi="Cambria Math" w:cs="Cambria Math"/>
                          <w:color w:val="000000"/>
                        </w:rPr>
                        <m:t>P</m:t>
                      </w:ins>
                    </m:r>
                    <m:d>
                      <m:dPr>
                        <m:ctrlPr>
                          <w:ins w:id="478" w:author="Harpak, Arbel" w:date="2022-03-30T13:53:00Z">
                            <w:rPr>
                              <w:rFonts w:ascii="Cambria Math" w:hAnsi="Cambria Math" w:cs="Cambria Math"/>
                              <w:i/>
                              <w:iCs/>
                              <w:color w:val="000000"/>
                            </w:rPr>
                          </w:ins>
                        </m:ctrlPr>
                      </m:dPr>
                      <m:e>
                        <m:r>
                          <w:ins w:id="479" w:author="Harpak, Arbel" w:date="2022-03-30T13:54:00Z">
                            <w:rPr>
                              <w:rFonts w:ascii="Cambria Math" w:hAnsi="Cambria Math" w:cs="Cambria Math"/>
                              <w:color w:val="000000"/>
                            </w:rPr>
                            <m:t>Z</m:t>
                          </w:ins>
                        </m:r>
                        <m:r>
                          <w:ins w:id="480" w:author="Harpak, Arbel" w:date="2022-03-30T13:53:00Z">
                            <w:rPr>
                              <w:rFonts w:ascii="Cambria Math" w:hAnsi="Cambria Math" w:cs="Cambria Math"/>
                              <w:color w:val="000000"/>
                            </w:rPr>
                            <m:t>,E</m:t>
                          </w:ins>
                        </m:r>
                      </m:e>
                    </m:d>
                  </m:e>
                </m:nary>
                <m:r>
                  <w:ins w:id="481" w:author="Harpak, Arbel" w:date="2022-03-30T12:27:00Z">
                    <w:rPr>
                      <w:rFonts w:ascii="Cambria Math" w:hAnsi="Cambria Math" w:cs="Cambria Math"/>
                      <w:color w:val="000000"/>
                    </w:rPr>
                    <m:t>=</m:t>
                  </w:ins>
                </m:r>
                <m:nary>
                  <m:naryPr>
                    <m:chr m:val="∑"/>
                    <m:limLoc m:val="undOvr"/>
                    <m:supHide m:val="1"/>
                    <m:ctrlPr>
                      <w:ins w:id="482" w:author="Harpak, Arbel" w:date="2022-03-30T13:54:00Z">
                        <w:rPr>
                          <w:rFonts w:ascii="Cambria Math" w:hAnsi="Cambria Math" w:cs="Arial"/>
                          <w:i/>
                        </w:rPr>
                      </w:ins>
                    </m:ctrlPr>
                  </m:naryPr>
                  <m:sub>
                    <m:r>
                      <w:ins w:id="483" w:author="Harpak, Arbel" w:date="2022-03-30T13:54:00Z">
                        <w:rPr>
                          <w:rFonts w:ascii="Cambria Math" w:hAnsi="Cambria Math" w:cs="Arial"/>
                        </w:rPr>
                        <m:t>Z∈{m,f}</m:t>
                      </w:ins>
                    </m:r>
                  </m:sub>
                  <m:sup/>
                  <m:e>
                    <m:r>
                      <w:ins w:id="484" w:author="Harpak, Arbel" w:date="2022-03-30T13:54:00Z">
                        <m:rPr>
                          <m:scr m:val="double-struck"/>
                        </m:rPr>
                        <w:rPr>
                          <w:rFonts w:ascii="Cambria Math" w:hAnsi="Cambria Math" w:cs="Cambria Math"/>
                          <w:color w:val="000000"/>
                        </w:rPr>
                        <m:t>P</m:t>
                      </w:ins>
                    </m:r>
                    <m:d>
                      <m:dPr>
                        <m:ctrlPr>
                          <w:ins w:id="485" w:author="Harpak, Arbel" w:date="2022-03-30T13:54:00Z">
                            <w:rPr>
                              <w:rFonts w:ascii="Cambria Math" w:hAnsi="Cambria Math" w:cs="Cambria Math"/>
                              <w:i/>
                              <w:iCs/>
                              <w:color w:val="000000"/>
                            </w:rPr>
                          </w:ins>
                        </m:ctrlPr>
                      </m:dPr>
                      <m:e>
                        <m:r>
                          <w:ins w:id="486" w:author="Harpak, Arbel" w:date="2022-03-30T13:54:00Z">
                            <w:rPr>
                              <w:rFonts w:ascii="Cambria Math" w:hAnsi="Cambria Math" w:cs="Cambria Math"/>
                              <w:color w:val="000000"/>
                            </w:rPr>
                            <m:t>Z</m:t>
                          </w:ins>
                        </m:r>
                      </m:e>
                    </m:d>
                    <m:nary>
                      <m:naryPr>
                        <m:supHide m:val="1"/>
                        <m:ctrlPr>
                          <w:ins w:id="487" w:author="Harpak, Arbel" w:date="2022-03-30T13:54:00Z">
                            <w:rPr>
                              <w:rFonts w:ascii="Cambria Math" w:hAnsi="Cambria Math" w:cs="Arial"/>
                              <w:i/>
                            </w:rPr>
                          </w:ins>
                        </m:ctrlPr>
                      </m:naryPr>
                      <m:sub>
                        <m:r>
                          <w:ins w:id="488" w:author="Harpak, Arbel" w:date="2022-03-30T13:54:00Z">
                            <w:rPr>
                              <w:rFonts w:ascii="Cambria Math" w:hAnsi="Cambria Math" w:cs="Arial"/>
                            </w:rPr>
                            <m:t>E</m:t>
                          </w:ins>
                        </m:r>
                      </m:sub>
                      <m:sup/>
                      <m:e>
                        <m:r>
                          <w:ins w:id="489" w:author="Harpak, Arbel" w:date="2022-03-30T13:54:00Z">
                            <w:rPr>
                              <w:rFonts w:ascii="Cambria Math" w:hAnsi="Cambria Math" w:cs="Arial"/>
                            </w:rPr>
                            <m:t>d</m:t>
                          </w:ins>
                        </m:r>
                        <m:r>
                          <w:ins w:id="490" w:author="Harpak, Arbel" w:date="2022-03-30T13:54:00Z">
                            <m:rPr>
                              <m:scr m:val="double-struck"/>
                            </m:rPr>
                            <w:rPr>
                              <w:rFonts w:ascii="Cambria Math" w:hAnsi="Cambria Math" w:cs="Cambria Math"/>
                              <w:color w:val="000000"/>
                            </w:rPr>
                            <m:t>E</m:t>
                          </w:ins>
                        </m:r>
                        <m:sSup>
                          <m:sSupPr>
                            <m:ctrlPr>
                              <w:ins w:id="491" w:author="Harpak, Arbel" w:date="2022-03-30T13:54:00Z">
                                <w:rPr>
                                  <w:rFonts w:ascii="Cambria Math" w:hAnsi="Cambria Math" w:cs="Cambria Math"/>
                                  <w:i/>
                                  <w:color w:val="000000"/>
                                </w:rPr>
                              </w:ins>
                            </m:ctrlPr>
                          </m:sSupPr>
                          <m:e>
                            <m:d>
                              <m:dPr>
                                <m:ctrlPr>
                                  <w:ins w:id="492" w:author="Harpak, Arbel" w:date="2022-03-30T13:54:00Z">
                                    <w:rPr>
                                      <w:rFonts w:ascii="Cambria Math" w:hAnsi="Cambria Math" w:cs="Cambria Math"/>
                                      <w:i/>
                                      <w:color w:val="000000"/>
                                    </w:rPr>
                                  </w:ins>
                                </m:ctrlPr>
                              </m:dPr>
                              <m:e>
                                <m:r>
                                  <w:ins w:id="493" w:author="Harpak, Arbel" w:date="2022-03-30T13:54:00Z">
                                    <w:rPr>
                                      <w:rFonts w:ascii="Cambria Math" w:hAnsi="Cambria Math" w:cs="Cambria Math"/>
                                      <w:color w:val="000000"/>
                                    </w:rPr>
                                    <m:t>E-</m:t>
                                  </w:ins>
                                </m:r>
                                <m:r>
                                  <w:ins w:id="494" w:author="Harpak, Arbel" w:date="2022-03-30T13:54:00Z">
                                    <m:rPr>
                                      <m:scr m:val="double-struck"/>
                                    </m:rPr>
                                    <w:rPr>
                                      <w:rFonts w:ascii="Cambria Math" w:hAnsi="Cambria Math" w:cs="Cambria Math"/>
                                      <w:color w:val="000000"/>
                                    </w:rPr>
                                    <m:t>E</m:t>
                                  </w:ins>
                                </m:r>
                                <m:d>
                                  <m:dPr>
                                    <m:begChr m:val="["/>
                                    <m:endChr m:val="]"/>
                                    <m:ctrlPr>
                                      <w:ins w:id="495" w:author="Harpak, Arbel" w:date="2022-03-30T13:54:00Z">
                                        <w:rPr>
                                          <w:rFonts w:ascii="Cambria Math" w:hAnsi="Cambria Math" w:cs="Cambria Math"/>
                                          <w:i/>
                                          <w:color w:val="000000"/>
                                        </w:rPr>
                                      </w:ins>
                                    </m:ctrlPr>
                                  </m:dPr>
                                  <m:e>
                                    <m:r>
                                      <w:ins w:id="496" w:author="Harpak, Arbel" w:date="2022-03-30T13:54:00Z">
                                        <w:rPr>
                                          <w:rFonts w:ascii="Cambria Math" w:hAnsi="Cambria Math" w:cs="Cambria Math"/>
                                          <w:color w:val="000000"/>
                                        </w:rPr>
                                        <m:t>E</m:t>
                                      </w:ins>
                                    </m:r>
                                    <m:r>
                                      <w:ins w:id="497" w:author="Harpak, Arbel" w:date="2022-03-30T14:00:00Z">
                                        <w:rPr>
                                          <w:rFonts w:ascii="Cambria Math" w:hAnsi="Cambria Math" w:cs="Cambria Math"/>
                                          <w:color w:val="000000"/>
                                        </w:rPr>
                                        <m:t>|Z</m:t>
                                      </w:ins>
                                    </m:r>
                                  </m:e>
                                </m:d>
                              </m:e>
                            </m:d>
                          </m:e>
                          <m:sup>
                            <m:r>
                              <w:ins w:id="498" w:author="Harpak, Arbel" w:date="2022-03-30T13:54:00Z">
                                <w:rPr>
                                  <w:rFonts w:ascii="Cambria Math" w:hAnsi="Cambria Math" w:cs="Cambria Math"/>
                                  <w:color w:val="000000"/>
                                </w:rPr>
                                <m:t>2</m:t>
                              </w:ins>
                            </m:r>
                          </m:sup>
                        </m:sSup>
                      </m:e>
                    </m:nary>
                    <m:r>
                      <w:ins w:id="499" w:author="Harpak, Arbel" w:date="2022-03-30T13:54:00Z">
                        <m:rPr>
                          <m:scr m:val="double-struck"/>
                        </m:rPr>
                        <w:rPr>
                          <w:rFonts w:ascii="Cambria Math" w:hAnsi="Cambria Math" w:cs="Cambria Math"/>
                          <w:color w:val="000000"/>
                        </w:rPr>
                        <m:t>P</m:t>
                      </w:ins>
                    </m:r>
                    <m:d>
                      <m:dPr>
                        <m:ctrlPr>
                          <w:ins w:id="500" w:author="Harpak, Arbel" w:date="2022-03-30T13:54:00Z">
                            <w:rPr>
                              <w:rFonts w:ascii="Cambria Math" w:hAnsi="Cambria Math" w:cs="Cambria Math"/>
                              <w:i/>
                              <w:iCs/>
                              <w:color w:val="000000"/>
                            </w:rPr>
                          </w:ins>
                        </m:ctrlPr>
                      </m:dPr>
                      <m:e>
                        <m:r>
                          <w:ins w:id="501" w:author="Harpak, Arbel" w:date="2022-03-30T13:54:00Z">
                            <w:rPr>
                              <w:rFonts w:ascii="Cambria Math" w:hAnsi="Cambria Math" w:cs="Cambria Math"/>
                              <w:color w:val="000000"/>
                            </w:rPr>
                            <m:t>E</m:t>
                          </w:ins>
                        </m:r>
                        <m:r>
                          <w:ins w:id="502" w:author="Harpak, Arbel" w:date="2022-03-30T14:01:00Z">
                            <w:rPr>
                              <w:rFonts w:ascii="Cambria Math" w:hAnsi="Cambria Math" w:cs="Cambria Math"/>
                              <w:color w:val="000000"/>
                            </w:rPr>
                            <m:t>|Z</m:t>
                          </w:ins>
                        </m:r>
                      </m:e>
                    </m:d>
                  </m:e>
                </m:nary>
                <m:r>
                  <w:ins w:id="503" w:author="Harpak, Arbel" w:date="2022-03-30T12:27:00Z">
                    <w:rPr>
                      <w:rFonts w:ascii="Cambria Math" w:hAnsi="Cambria Math" w:cs="Cambria Math"/>
                      <w:color w:val="000000"/>
                    </w:rPr>
                    <m:t>=</m:t>
                  </w:ins>
                </m:r>
              </m:oMath>
            </m:oMathPara>
          </w:p>
          <w:p w14:paraId="0D5E1E99" w14:textId="76FE7BFB" w:rsidR="008569D5" w:rsidRPr="00E51719" w:rsidRDefault="008569D5" w:rsidP="00D26F76">
            <w:pPr>
              <w:spacing w:line="360" w:lineRule="auto"/>
              <w:jc w:val="center"/>
              <w:rPr>
                <w:ins w:id="504" w:author="Harpak, Arbel" w:date="2022-03-30T12:27:00Z"/>
                <w:rFonts w:ascii="Arial" w:eastAsia="Times New Roman" w:hAnsi="Arial" w:cs="Arial"/>
                <w:i/>
                <w:iCs/>
              </w:rPr>
            </w:pPr>
            <m:oMathPara>
              <m:oMath>
                <m:r>
                  <w:ins w:id="505" w:author="Harpak, Arbel" w:date="2022-03-30T12:27:00Z">
                    <m:rPr>
                      <m:scr m:val="double-struck"/>
                    </m:rPr>
                    <w:rPr>
                      <w:rFonts w:ascii="Cambria Math" w:hAnsi="Cambria Math" w:cs="Cambria Math"/>
                      <w:color w:val="000000"/>
                    </w:rPr>
                    <m:t>P</m:t>
                  </w:ins>
                </m:r>
                <m:d>
                  <m:dPr>
                    <m:ctrlPr>
                      <w:ins w:id="506" w:author="Harpak, Arbel" w:date="2022-03-30T12:27:00Z">
                        <w:rPr>
                          <w:rFonts w:ascii="Cambria Math" w:hAnsi="Cambria Math" w:cs="Cambria Math"/>
                          <w:i/>
                          <w:iCs/>
                          <w:color w:val="000000"/>
                        </w:rPr>
                      </w:ins>
                    </m:ctrlPr>
                  </m:dPr>
                  <m:e>
                    <m:r>
                      <w:ins w:id="507" w:author="Harpak, Arbel" w:date="2022-03-30T13:54:00Z">
                        <w:rPr>
                          <w:rFonts w:ascii="Cambria Math" w:hAnsi="Cambria Math" w:cs="Cambria Math"/>
                          <w:color w:val="000000"/>
                        </w:rPr>
                        <m:t>Z</m:t>
                      </w:ins>
                    </m:r>
                    <m:r>
                      <w:ins w:id="508" w:author="Harpak, Arbel" w:date="2022-03-30T12:27:00Z">
                        <w:rPr>
                          <w:rFonts w:ascii="Cambria Math" w:hAnsi="Cambria Math" w:cs="Cambria Math"/>
                          <w:color w:val="000000"/>
                        </w:rPr>
                        <m:t>=m</m:t>
                      </w:ins>
                    </m:r>
                  </m:e>
                </m:d>
                <m:r>
                  <w:ins w:id="509" w:author="Harpak, Arbel" w:date="2022-03-30T12:27:00Z">
                    <w:rPr>
                      <w:rFonts w:ascii="Cambria Math" w:hAnsi="Cambria Math" w:cs="Cambria Math"/>
                      <w:color w:val="000000"/>
                    </w:rPr>
                    <m:t>Var</m:t>
                  </w:ins>
                </m:r>
                <m:d>
                  <m:dPr>
                    <m:begChr m:val="["/>
                    <m:endChr m:val="]"/>
                    <m:ctrlPr>
                      <w:ins w:id="510" w:author="Harpak, Arbel" w:date="2022-03-30T12:27:00Z">
                        <w:rPr>
                          <w:rFonts w:ascii="Cambria Math" w:hAnsi="Cambria Math" w:cs="Cambria Math"/>
                          <w:i/>
                          <w:iCs/>
                          <w:color w:val="000000"/>
                        </w:rPr>
                      </w:ins>
                    </m:ctrlPr>
                  </m:dPr>
                  <m:e>
                    <m:r>
                      <w:ins w:id="511" w:author="Harpak, Arbel" w:date="2022-03-30T12:27:00Z">
                        <w:rPr>
                          <w:rFonts w:ascii="Cambria Math" w:hAnsi="Cambria Math" w:cs="Cambria Math"/>
                          <w:color w:val="000000"/>
                        </w:rPr>
                        <m:t>E</m:t>
                      </w:ins>
                    </m:r>
                  </m:e>
                  <m:e>
                    <m:r>
                      <w:ins w:id="512" w:author="Harpak, Arbel" w:date="2022-03-30T13:54:00Z">
                        <w:rPr>
                          <w:rFonts w:ascii="Cambria Math" w:hAnsi="Cambria Math" w:cs="Cambria Math"/>
                          <w:color w:val="000000"/>
                        </w:rPr>
                        <m:t>Z</m:t>
                      </w:ins>
                    </m:r>
                    <m:r>
                      <w:ins w:id="513" w:author="Harpak, Arbel" w:date="2022-03-30T12:27:00Z">
                        <w:rPr>
                          <w:rFonts w:ascii="Cambria Math" w:hAnsi="Cambria Math" w:cs="Cambria Math"/>
                          <w:color w:val="000000"/>
                        </w:rPr>
                        <m:t>=m</m:t>
                      </w:ins>
                    </m:r>
                  </m:e>
                </m:d>
                <m:r>
                  <w:ins w:id="514" w:author="Harpak, Arbel" w:date="2022-03-30T12:27:00Z">
                    <w:rPr>
                      <w:rFonts w:ascii="Cambria Math" w:hAnsi="Cambria Math" w:cs="Cambria Math"/>
                      <w:color w:val="000000"/>
                    </w:rPr>
                    <m:t>+</m:t>
                  </w:ins>
                </m:r>
                <m:r>
                  <w:ins w:id="515" w:author="Harpak, Arbel" w:date="2022-03-30T13:55:00Z">
                    <m:rPr>
                      <m:scr m:val="double-struck"/>
                    </m:rPr>
                    <w:rPr>
                      <w:rFonts w:ascii="Cambria Math" w:hAnsi="Cambria Math" w:cs="Cambria Math"/>
                      <w:color w:val="000000"/>
                    </w:rPr>
                    <m:t>P</m:t>
                  </w:ins>
                </m:r>
                <m:d>
                  <m:dPr>
                    <m:ctrlPr>
                      <w:ins w:id="516" w:author="Harpak, Arbel" w:date="2022-03-30T13:55:00Z">
                        <w:rPr>
                          <w:rFonts w:ascii="Cambria Math" w:hAnsi="Cambria Math" w:cs="Cambria Math"/>
                          <w:i/>
                          <w:iCs/>
                          <w:color w:val="000000"/>
                        </w:rPr>
                      </w:ins>
                    </m:ctrlPr>
                  </m:dPr>
                  <m:e>
                    <m:r>
                      <w:ins w:id="517" w:author="Harpak, Arbel" w:date="2022-03-30T13:55:00Z">
                        <w:rPr>
                          <w:rFonts w:ascii="Cambria Math" w:hAnsi="Cambria Math" w:cs="Cambria Math"/>
                          <w:color w:val="000000"/>
                        </w:rPr>
                        <m:t>Z=</m:t>
                      </w:ins>
                    </m:r>
                    <m:r>
                      <w:ins w:id="518" w:author="Harpak, Arbel" w:date="2022-03-30T13:55:00Z">
                        <w:rPr>
                          <w:rFonts w:ascii="Cambria Math" w:hAnsi="Cambria Math" w:cs="Cambria Math"/>
                          <w:color w:val="000000"/>
                        </w:rPr>
                        <m:t>f</m:t>
                      </w:ins>
                    </m:r>
                  </m:e>
                </m:d>
                <m:r>
                  <w:ins w:id="519" w:author="Harpak, Arbel" w:date="2022-03-30T13:55:00Z">
                    <w:rPr>
                      <w:rFonts w:ascii="Cambria Math" w:hAnsi="Cambria Math" w:cs="Cambria Math"/>
                      <w:color w:val="000000"/>
                    </w:rPr>
                    <m:t>Var</m:t>
                  </w:ins>
                </m:r>
                <m:d>
                  <m:dPr>
                    <m:begChr m:val="["/>
                    <m:endChr m:val="]"/>
                    <m:ctrlPr>
                      <w:ins w:id="520" w:author="Harpak, Arbel" w:date="2022-03-30T13:55:00Z">
                        <w:rPr>
                          <w:rFonts w:ascii="Cambria Math" w:hAnsi="Cambria Math" w:cs="Cambria Math"/>
                          <w:i/>
                          <w:iCs/>
                          <w:color w:val="000000"/>
                        </w:rPr>
                      </w:ins>
                    </m:ctrlPr>
                  </m:dPr>
                  <m:e>
                    <m:r>
                      <w:ins w:id="521" w:author="Harpak, Arbel" w:date="2022-03-30T13:55:00Z">
                        <w:rPr>
                          <w:rFonts w:ascii="Cambria Math" w:hAnsi="Cambria Math" w:cs="Cambria Math"/>
                          <w:color w:val="000000"/>
                        </w:rPr>
                        <m:t>E</m:t>
                      </w:ins>
                    </m:r>
                  </m:e>
                  <m:e>
                    <m:r>
                      <w:ins w:id="522" w:author="Harpak, Arbel" w:date="2022-03-30T13:55:00Z">
                        <w:rPr>
                          <w:rFonts w:ascii="Cambria Math" w:hAnsi="Cambria Math" w:cs="Cambria Math"/>
                          <w:color w:val="000000"/>
                        </w:rPr>
                        <m:t>Z=</m:t>
                      </w:ins>
                    </m:r>
                    <m:r>
                      <w:ins w:id="523" w:author="Harpak, Arbel" w:date="2022-03-30T13:55:00Z">
                        <w:rPr>
                          <w:rFonts w:ascii="Cambria Math" w:hAnsi="Cambria Math" w:cs="Cambria Math"/>
                          <w:color w:val="000000"/>
                        </w:rPr>
                        <m:t>f</m:t>
                      </w:ins>
                    </m:r>
                  </m:e>
                </m:d>
                <m:r>
                  <w:ins w:id="524" w:author="Harpak, Arbel" w:date="2022-03-30T12:27:00Z">
                    <w:rPr>
                      <w:rFonts w:ascii="Cambria Math" w:hAnsi="Cambria Math" w:cs="Cambria Math"/>
                      <w:color w:val="000000"/>
                    </w:rPr>
                    <m:t>&lt;</m:t>
                  </w:ins>
                </m:r>
                <m:func>
                  <m:funcPr>
                    <m:ctrlPr>
                      <w:ins w:id="525" w:author="Harpak, Arbel" w:date="2022-03-30T12:27:00Z">
                        <w:rPr>
                          <w:rFonts w:ascii="Cambria Math" w:hAnsi="Cambria Math" w:cs="Cambria Math"/>
                          <w:i/>
                          <w:iCs/>
                          <w:color w:val="000000"/>
                        </w:rPr>
                      </w:ins>
                    </m:ctrlPr>
                  </m:funcPr>
                  <m:fName>
                    <m:limLow>
                      <m:limLowPr>
                        <m:ctrlPr>
                          <w:ins w:id="526" w:author="Harpak, Arbel" w:date="2022-03-30T13:57:00Z">
                            <w:rPr>
                              <w:rFonts w:ascii="Cambria Math" w:hAnsi="Cambria Math" w:cs="Cambria Math"/>
                              <w:color w:val="000000"/>
                            </w:rPr>
                          </w:ins>
                        </m:ctrlPr>
                      </m:limLowPr>
                      <m:e>
                        <m:r>
                          <w:ins w:id="527" w:author="Harpak, Arbel" w:date="2022-03-30T12:27:00Z">
                            <m:rPr>
                              <m:sty m:val="p"/>
                            </m:rPr>
                            <w:rPr>
                              <w:rFonts w:ascii="Cambria Math" w:hAnsi="Cambria Math" w:cs="Cambria Math"/>
                              <w:color w:val="000000"/>
                            </w:rPr>
                            <m:t>max</m:t>
                          </w:ins>
                        </m:r>
                      </m:e>
                      <m:lim>
                        <m:r>
                          <w:ins w:id="528" w:author="Harpak, Arbel" w:date="2022-03-30T13:57:00Z">
                            <m:rPr>
                              <m:sty m:val="p"/>
                            </m:rPr>
                            <w:rPr>
                              <w:rFonts w:ascii="Cambria Math" w:hAnsi="Cambria Math" w:cs="Cambria Math"/>
                              <w:color w:val="000000"/>
                            </w:rPr>
                            <m:t>z∈{m,f}</m:t>
                          </w:ins>
                        </m:r>
                      </m:lim>
                    </m:limLow>
                  </m:fName>
                  <m:e>
                    <m:r>
                      <w:ins w:id="529" w:author="Harpak, Arbel" w:date="2022-03-30T12:27:00Z">
                        <w:rPr>
                          <w:rFonts w:ascii="Cambria Math" w:hAnsi="Cambria Math" w:cs="Cambria Math"/>
                          <w:color w:val="000000"/>
                        </w:rPr>
                        <m:t>Var</m:t>
                      </w:ins>
                    </m:r>
                    <m:d>
                      <m:dPr>
                        <m:begChr m:val="["/>
                        <m:endChr m:val="]"/>
                        <m:ctrlPr>
                          <w:ins w:id="530" w:author="Harpak, Arbel" w:date="2022-03-30T12:27:00Z">
                            <w:rPr>
                              <w:rFonts w:ascii="Cambria Math" w:hAnsi="Cambria Math" w:cs="Cambria Math"/>
                              <w:i/>
                              <w:iCs/>
                              <w:color w:val="000000"/>
                            </w:rPr>
                          </w:ins>
                        </m:ctrlPr>
                      </m:dPr>
                      <m:e>
                        <m:r>
                          <w:ins w:id="531" w:author="Harpak, Arbel" w:date="2022-03-30T12:27:00Z">
                            <w:rPr>
                              <w:rFonts w:ascii="Cambria Math" w:hAnsi="Cambria Math" w:cs="Cambria Math"/>
                              <w:color w:val="000000"/>
                            </w:rPr>
                            <m:t>E</m:t>
                          </w:ins>
                        </m:r>
                      </m:e>
                      <m:e>
                        <m:r>
                          <w:ins w:id="532" w:author="Harpak, Arbel" w:date="2022-03-30T13:57:00Z">
                            <w:rPr>
                              <w:rFonts w:ascii="Cambria Math" w:hAnsi="Cambria Math" w:cs="Cambria Math"/>
                              <w:color w:val="000000"/>
                            </w:rPr>
                            <m:t>Z</m:t>
                          </w:ins>
                        </m:r>
                        <m:r>
                          <w:ins w:id="533" w:author="Harpak, Arbel" w:date="2022-03-30T12:27:00Z">
                            <w:rPr>
                              <w:rFonts w:ascii="Cambria Math" w:hAnsi="Cambria Math" w:cs="Cambria Math"/>
                              <w:color w:val="000000"/>
                            </w:rPr>
                            <m:t>=</m:t>
                          </w:ins>
                        </m:r>
                        <m:r>
                          <w:ins w:id="534" w:author="Harpak, Arbel" w:date="2022-03-30T13:57:00Z">
                            <w:rPr>
                              <w:rFonts w:ascii="Cambria Math" w:hAnsi="Cambria Math" w:cs="Cambria Math"/>
                              <w:color w:val="000000"/>
                            </w:rPr>
                            <m:t>z</m:t>
                          </w:ins>
                        </m:r>
                      </m:e>
                    </m:d>
                    <m:r>
                      <w:ins w:id="535" w:author="Harpak, Arbel" w:date="2022-03-30T12:27:00Z">
                        <w:rPr>
                          <w:rFonts w:ascii="Cambria Math" w:hAnsi="Cambria Math" w:cs="Cambria Math"/>
                          <w:color w:val="000000"/>
                        </w:rPr>
                        <m:t>,</m:t>
                      </w:ins>
                    </m:r>
                  </m:e>
                </m:func>
              </m:oMath>
            </m:oMathPara>
          </w:p>
        </w:tc>
        <w:tc>
          <w:tcPr>
            <w:tcW w:w="535" w:type="dxa"/>
          </w:tcPr>
          <w:p w14:paraId="6EC893A5" w14:textId="77777777" w:rsidR="008569D5" w:rsidRPr="008D0E34" w:rsidRDefault="008569D5" w:rsidP="00D26F76">
            <w:pPr>
              <w:spacing w:line="360" w:lineRule="auto"/>
              <w:jc w:val="right"/>
              <w:rPr>
                <w:ins w:id="536" w:author="Harpak, Arbel" w:date="2022-03-30T12:27:00Z"/>
                <w:rFonts w:ascii="Arial" w:hAnsi="Arial" w:cs="Arial"/>
              </w:rPr>
            </w:pPr>
            <w:ins w:id="537" w:author="Harpak, Arbel" w:date="2022-03-30T12:27:00Z">
              <w:r w:rsidRPr="008D0E34">
                <w:rPr>
                  <w:rFonts w:ascii="Arial" w:hAnsi="Arial" w:cs="Arial"/>
                </w:rPr>
                <w:t>(</w:t>
              </w:r>
              <w:r>
                <w:rPr>
                  <w:rFonts w:ascii="Arial" w:hAnsi="Arial" w:cs="Arial"/>
                </w:rPr>
                <w:t>4</w:t>
              </w:r>
              <w:r w:rsidRPr="008D0E34">
                <w:rPr>
                  <w:rFonts w:ascii="Arial" w:hAnsi="Arial" w:cs="Arial"/>
                </w:rPr>
                <w:t>)</w:t>
              </w:r>
            </w:ins>
          </w:p>
        </w:tc>
      </w:tr>
    </w:tbl>
    <w:p w14:paraId="69DB8416" w14:textId="07EE6017" w:rsidR="006C64CD" w:rsidRDefault="006C64CD" w:rsidP="008569D5">
      <w:pPr>
        <w:spacing w:line="360" w:lineRule="auto"/>
        <w:rPr>
          <w:ins w:id="538" w:author="Harpak, Arbel" w:date="2022-03-30T14:01:00Z"/>
          <w:rFonts w:ascii="Arial" w:hAnsi="Arial" w:cs="Arial"/>
        </w:rPr>
      </w:pPr>
      <w:ins w:id="539" w:author="Harpak, Arbel" w:date="2022-03-30T13:55:00Z">
        <w:r w:rsidRPr="006C64CD">
          <w:rPr>
            <w:rFonts w:ascii="Arial" w:hAnsi="Arial" w:cs="Arial"/>
            <w:rPrChange w:id="540" w:author="Harpak, Arbel" w:date="2022-03-30T13:58:00Z">
              <w:rPr>
                <w:rFonts w:ascii="Arial" w:hAnsi="Arial" w:cs="Arial"/>
                <w:sz w:val="20"/>
                <w:szCs w:val="20"/>
              </w:rPr>
            </w:rPrChange>
          </w:rPr>
          <w:lastRenderedPageBreak/>
          <w:t xml:space="preserve">where the </w:t>
        </w:r>
      </w:ins>
      <w:ins w:id="541" w:author="Harpak, Arbel" w:date="2022-03-30T14:05:00Z">
        <w:r>
          <w:rPr>
            <w:rFonts w:ascii="Arial" w:hAnsi="Arial" w:cs="Arial"/>
          </w:rPr>
          <w:t>second</w:t>
        </w:r>
      </w:ins>
      <w:ins w:id="542" w:author="Harpak, Arbel" w:date="2022-03-30T13:56:00Z">
        <w:r w:rsidRPr="006C64CD">
          <w:rPr>
            <w:rFonts w:ascii="Arial" w:hAnsi="Arial" w:cs="Arial"/>
            <w:rPrChange w:id="543" w:author="Harpak, Arbel" w:date="2022-03-30T13:58:00Z">
              <w:rPr>
                <w:rFonts w:ascii="Arial" w:hAnsi="Arial" w:cs="Arial"/>
                <w:sz w:val="20"/>
                <w:szCs w:val="20"/>
              </w:rPr>
            </w:rPrChange>
          </w:rPr>
          <w:t xml:space="preserve"> equality </w:t>
        </w:r>
      </w:ins>
      <w:ins w:id="544" w:author="Harpak, Arbel" w:date="2022-03-30T14:01:00Z">
        <w:r>
          <w:rPr>
            <w:rFonts w:ascii="Arial" w:hAnsi="Arial" w:cs="Arial"/>
          </w:rPr>
          <w:t xml:space="preserve">we have assumed that </w:t>
        </w:r>
      </w:ins>
      <w:ins w:id="545" w:author="Harpak, Arbel" w:date="2022-03-30T14:02:00Z">
        <w:r>
          <w:rPr>
            <w:rFonts w:ascii="Arial" w:hAnsi="Arial" w:cs="Arial"/>
          </w:rPr>
          <w:t>the</w:t>
        </w:r>
      </w:ins>
      <w:ins w:id="546" w:author="Harpak, Arbel" w:date="2022-03-30T14:06:00Z">
        <w:r w:rsidR="00770DFC">
          <w:rPr>
            <w:rFonts w:ascii="Arial" w:hAnsi="Arial" w:cs="Arial"/>
          </w:rPr>
          <w:t>re are no</w:t>
        </w:r>
      </w:ins>
      <w:ins w:id="547" w:author="Harpak, Arbel" w:date="2022-03-30T14:02:00Z">
        <w:r>
          <w:rPr>
            <w:rFonts w:ascii="Arial" w:hAnsi="Arial" w:cs="Arial"/>
          </w:rPr>
          <w:t xml:space="preserve"> mean </w:t>
        </w:r>
      </w:ins>
      <w:ins w:id="548" w:author="Harpak, Arbel" w:date="2022-03-30T14:06:00Z">
        <w:r>
          <w:rPr>
            <w:rFonts w:ascii="Arial" w:hAnsi="Arial" w:cs="Arial"/>
          </w:rPr>
          <w:t xml:space="preserve">sex </w:t>
        </w:r>
      </w:ins>
      <w:ins w:id="549" w:author="Harpak, Arbel" w:date="2022-03-30T14:02:00Z">
        <w:r>
          <w:rPr>
            <w:rFonts w:ascii="Arial" w:hAnsi="Arial" w:cs="Arial"/>
          </w:rPr>
          <w:t xml:space="preserve">differences in the environmental effects </w:t>
        </w:r>
      </w:ins>
      <w:ins w:id="550" w:author="Harpak, Arbel" w:date="2022-03-30T14:03:00Z">
        <w:r>
          <w:rPr>
            <w:rFonts w:ascii="Arial" w:hAnsi="Arial" w:cs="Arial"/>
          </w:rPr>
          <w:t xml:space="preserve">(or, in </w:t>
        </w:r>
      </w:ins>
      <w:ins w:id="551" w:author="Harpak, Arbel" w:date="2022-03-30T14:06:00Z">
        <w:r w:rsidR="00770DFC">
          <w:rPr>
            <w:rFonts w:ascii="Arial" w:hAnsi="Arial" w:cs="Arial"/>
          </w:rPr>
          <w:t xml:space="preserve">the more </w:t>
        </w:r>
      </w:ins>
      <w:ins w:id="552" w:author="Harpak, Arbel" w:date="2022-03-30T14:03:00Z">
        <w:r>
          <w:rPr>
            <w:rFonts w:ascii="Arial" w:hAnsi="Arial" w:cs="Arial"/>
          </w:rPr>
          <w:t>practic</w:t>
        </w:r>
      </w:ins>
      <w:ins w:id="553" w:author="Harpak, Arbel" w:date="2022-03-30T14:06:00Z">
        <w:r w:rsidR="00770DFC">
          <w:rPr>
            <w:rFonts w:ascii="Arial" w:hAnsi="Arial" w:cs="Arial"/>
          </w:rPr>
          <w:t>al empirical case</w:t>
        </w:r>
      </w:ins>
      <w:ins w:id="554" w:author="Harpak, Arbel" w:date="2022-03-30T14:03:00Z">
        <w:r>
          <w:rPr>
            <w:rFonts w:ascii="Arial" w:hAnsi="Arial" w:cs="Arial"/>
          </w:rPr>
          <w:t xml:space="preserve">, </w:t>
        </w:r>
      </w:ins>
      <w:ins w:id="555" w:author="Harpak, Arbel" w:date="2022-03-30T14:06:00Z">
        <w:r w:rsidR="00770DFC">
          <w:rPr>
            <w:rFonts w:ascii="Arial" w:hAnsi="Arial" w:cs="Arial"/>
          </w:rPr>
          <w:t xml:space="preserve">have been </w:t>
        </w:r>
      </w:ins>
      <w:ins w:id="556" w:author="Harpak, Arbel" w:date="2022-03-30T14:03:00Z">
        <w:r>
          <w:rPr>
            <w:rFonts w:ascii="Arial" w:hAnsi="Arial" w:cs="Arial"/>
          </w:rPr>
          <w:t xml:space="preserve">corrected for </w:t>
        </w:r>
      </w:ins>
      <w:ins w:id="557" w:author="Harpak, Arbel" w:date="2022-03-30T14:04:00Z">
        <w:r>
          <w:rPr>
            <w:rFonts w:ascii="Arial" w:hAnsi="Arial" w:cs="Arial"/>
          </w:rPr>
          <w:t xml:space="preserve">via the </w:t>
        </w:r>
        <w:commentRangeStart w:id="558"/>
        <w:r>
          <w:rPr>
            <w:rFonts w:ascii="Arial" w:hAnsi="Arial" w:cs="Arial"/>
          </w:rPr>
          <w:t xml:space="preserve">correction for the mean phenotypic difference between the sexes, </w:t>
        </w:r>
      </w:ins>
      <w:ins w:id="559" w:author="Harpak, Arbel" w:date="2022-03-30T14:05:00Z">
        <w:r>
          <w:rPr>
            <w:rFonts w:ascii="Arial" w:hAnsi="Arial" w:cs="Arial"/>
          </w:rPr>
          <w:t>giving</w:t>
        </w:r>
      </w:ins>
    </w:p>
    <w:p w14:paraId="4A63286F" w14:textId="430EA005" w:rsidR="008569D5" w:rsidRPr="006C64CD" w:rsidRDefault="006C64CD" w:rsidP="006C64CD">
      <w:pPr>
        <w:spacing w:line="360" w:lineRule="auto"/>
        <w:jc w:val="center"/>
        <w:rPr>
          <w:ins w:id="560" w:author="Harpak, Arbel" w:date="2022-03-30T12:27:00Z"/>
          <w:rFonts w:ascii="Arial" w:hAnsi="Arial" w:cs="Arial"/>
          <w:rPrChange w:id="561" w:author="Harpak, Arbel" w:date="2022-03-30T13:58:00Z">
            <w:rPr>
              <w:ins w:id="562" w:author="Harpak, Arbel" w:date="2022-03-30T12:27:00Z"/>
              <w:rFonts w:ascii="Arial" w:hAnsi="Arial" w:cs="Arial"/>
              <w:sz w:val="20"/>
              <w:szCs w:val="20"/>
            </w:rPr>
          </w:rPrChange>
        </w:rPr>
        <w:pPrChange w:id="563" w:author="Harpak, Arbel" w:date="2022-03-30T14:05:00Z">
          <w:pPr>
            <w:spacing w:line="360" w:lineRule="auto"/>
          </w:pPr>
        </w:pPrChange>
      </w:pPr>
      <m:oMath>
        <m:r>
          <w:ins w:id="564" w:author="Harpak, Arbel" w:date="2022-03-30T14:01:00Z">
            <m:rPr>
              <m:scr m:val="double-struck"/>
            </m:rPr>
            <w:rPr>
              <w:rFonts w:ascii="Cambria Math" w:hAnsi="Cambria Math" w:cs="Cambria Math"/>
              <w:color w:val="000000"/>
            </w:rPr>
            <m:t>E</m:t>
          </w:ins>
        </m:r>
        <m:d>
          <m:dPr>
            <m:begChr m:val="["/>
            <m:endChr m:val="]"/>
            <m:ctrlPr>
              <w:ins w:id="565" w:author="Harpak, Arbel" w:date="2022-03-30T14:01:00Z">
                <w:rPr>
                  <w:rFonts w:ascii="Cambria Math" w:hAnsi="Cambria Math" w:cs="Cambria Math"/>
                  <w:i/>
                  <w:color w:val="000000"/>
                </w:rPr>
              </w:ins>
            </m:ctrlPr>
          </m:dPr>
          <m:e>
            <m:r>
              <w:ins w:id="566" w:author="Harpak, Arbel" w:date="2022-03-30T14:01:00Z">
                <w:rPr>
                  <w:rFonts w:ascii="Cambria Math" w:hAnsi="Cambria Math" w:cs="Cambria Math"/>
                  <w:color w:val="000000"/>
                </w:rPr>
                <m:t>E|Z</m:t>
              </w:ins>
            </m:r>
            <m:r>
              <w:ins w:id="567" w:author="Harpak, Arbel" w:date="2022-03-30T14:05:00Z">
                <w:rPr>
                  <w:rFonts w:ascii="Cambria Math" w:hAnsi="Cambria Math" w:cs="Cambria Math"/>
                  <w:color w:val="000000"/>
                </w:rPr>
                <m:t>=m</m:t>
              </w:ins>
            </m:r>
          </m:e>
        </m:d>
        <m:r>
          <w:ins w:id="568" w:author="Harpak, Arbel" w:date="2022-03-30T14:05:00Z">
            <w:rPr>
              <w:rFonts w:ascii="Cambria Math" w:hAnsi="Cambria Math" w:cs="Cambria Math"/>
              <w:color w:val="000000"/>
            </w:rPr>
            <m:t>=</m:t>
          </w:ins>
        </m:r>
        <m:r>
          <w:ins w:id="569" w:author="Harpak, Arbel" w:date="2022-03-30T14:05:00Z">
            <m:rPr>
              <m:scr m:val="double-struck"/>
            </m:rPr>
            <w:rPr>
              <w:rFonts w:ascii="Cambria Math" w:hAnsi="Cambria Math" w:cs="Cambria Math"/>
              <w:color w:val="000000"/>
            </w:rPr>
            <m:t>E</m:t>
          </w:ins>
        </m:r>
        <m:d>
          <m:dPr>
            <m:begChr m:val="["/>
            <m:endChr m:val="]"/>
            <m:ctrlPr>
              <w:ins w:id="570" w:author="Harpak, Arbel" w:date="2022-03-30T14:05:00Z">
                <w:rPr>
                  <w:rFonts w:ascii="Cambria Math" w:hAnsi="Cambria Math" w:cs="Cambria Math"/>
                  <w:i/>
                  <w:color w:val="000000"/>
                </w:rPr>
              </w:ins>
            </m:ctrlPr>
          </m:dPr>
          <m:e>
            <m:r>
              <w:ins w:id="571" w:author="Harpak, Arbel" w:date="2022-03-30T14:05:00Z">
                <w:rPr>
                  <w:rFonts w:ascii="Cambria Math" w:hAnsi="Cambria Math" w:cs="Cambria Math"/>
                  <w:color w:val="000000"/>
                </w:rPr>
                <m:t>E|Z=</m:t>
              </w:ins>
            </m:r>
            <m:r>
              <w:ins w:id="572" w:author="Harpak, Arbel" w:date="2022-03-30T14:05:00Z">
                <w:rPr>
                  <w:rFonts w:ascii="Cambria Math" w:hAnsi="Cambria Math" w:cs="Cambria Math"/>
                  <w:color w:val="000000"/>
                </w:rPr>
                <m:t>f</m:t>
              </w:ins>
            </m:r>
          </m:e>
        </m:d>
        <m:r>
          <w:ins w:id="573" w:author="Harpak, Arbel" w:date="2022-03-30T14:05:00Z">
            <w:rPr>
              <w:rFonts w:ascii="Cambria Math" w:hAnsi="Cambria Math" w:cs="Cambria Math"/>
              <w:color w:val="000000"/>
            </w:rPr>
            <m:t>=</m:t>
          </w:ins>
        </m:r>
        <m:r>
          <w:ins w:id="574" w:author="Harpak, Arbel" w:date="2022-03-30T14:05:00Z">
            <m:rPr>
              <m:scr m:val="double-struck"/>
            </m:rPr>
            <w:rPr>
              <w:rFonts w:ascii="Cambria Math" w:hAnsi="Cambria Math" w:cs="Cambria Math"/>
              <w:color w:val="000000"/>
            </w:rPr>
            <m:t>E</m:t>
          </w:ins>
        </m:r>
        <m:d>
          <m:dPr>
            <m:begChr m:val="["/>
            <m:endChr m:val="]"/>
            <m:ctrlPr>
              <w:ins w:id="575" w:author="Harpak, Arbel" w:date="2022-03-30T14:05:00Z">
                <w:rPr>
                  <w:rFonts w:ascii="Cambria Math" w:hAnsi="Cambria Math" w:cs="Cambria Math"/>
                  <w:i/>
                  <w:color w:val="000000"/>
                </w:rPr>
              </w:ins>
            </m:ctrlPr>
          </m:dPr>
          <m:e>
            <m:r>
              <w:ins w:id="576" w:author="Harpak, Arbel" w:date="2022-03-30T14:05:00Z">
                <w:rPr>
                  <w:rFonts w:ascii="Cambria Math" w:hAnsi="Cambria Math" w:cs="Cambria Math"/>
                  <w:color w:val="000000"/>
                </w:rPr>
                <m:t>E</m:t>
              </w:ins>
            </m:r>
          </m:e>
        </m:d>
      </m:oMath>
      <w:ins w:id="577" w:author="Harpak, Arbel" w:date="2022-03-30T14:05:00Z">
        <w:r>
          <w:rPr>
            <w:rFonts w:ascii="Arial" w:eastAsiaTheme="minorEastAsia" w:hAnsi="Arial" w:cs="Arial"/>
            <w:color w:val="000000"/>
          </w:rPr>
          <w:t>.</w:t>
        </w:r>
      </w:ins>
    </w:p>
    <w:p w14:paraId="47DBC4B7" w14:textId="2EFD8F26" w:rsidR="008569D5" w:rsidRPr="002C24E7" w:rsidRDefault="00EB5988" w:rsidP="00EB5988">
      <w:pPr>
        <w:pStyle w:val="NormalWeb"/>
        <w:spacing w:before="0" w:beforeAutospacing="0" w:after="0" w:afterAutospacing="0" w:line="360" w:lineRule="auto"/>
        <w:jc w:val="both"/>
        <w:rPr>
          <w:ins w:id="578" w:author="Harpak, Arbel" w:date="2022-03-30T12:27:00Z"/>
          <w:rFonts w:ascii="Arial" w:hAnsi="Arial" w:cs="Arial"/>
          <w:sz w:val="22"/>
          <w:szCs w:val="22"/>
        </w:rPr>
        <w:pPrChange w:id="579" w:author="Harpak, Arbel" w:date="2022-03-30T14:09:00Z">
          <w:pPr>
            <w:pStyle w:val="NormalWeb"/>
            <w:spacing w:before="0" w:beforeAutospacing="0" w:after="0" w:afterAutospacing="0" w:line="360" w:lineRule="auto"/>
          </w:pPr>
        </w:pPrChange>
      </w:pPr>
      <w:ins w:id="580" w:author="Harpak, Arbel" w:date="2022-03-30T14:07:00Z">
        <w:r>
          <w:rPr>
            <w:rFonts w:ascii="Arial" w:hAnsi="Arial" w:cs="Arial"/>
            <w:color w:val="000000"/>
            <w:sz w:val="22"/>
            <w:szCs w:val="22"/>
          </w:rPr>
          <w:t xml:space="preserve">Eq. </w:t>
        </w:r>
        <w:commentRangeStart w:id="581"/>
        <w:r>
          <w:rPr>
            <w:rFonts w:ascii="Arial" w:hAnsi="Arial" w:cs="Arial"/>
            <w:color w:val="000000"/>
            <w:sz w:val="22"/>
            <w:szCs w:val="22"/>
          </w:rPr>
          <w:t>XXX</w:t>
        </w:r>
        <w:commentRangeEnd w:id="581"/>
        <w:r>
          <w:rPr>
            <w:rStyle w:val="CommentReference"/>
            <w:rFonts w:asciiTheme="minorHAnsi" w:eastAsiaTheme="minorHAnsi" w:hAnsiTheme="minorHAnsi" w:cstheme="minorBidi"/>
          </w:rPr>
          <w:commentReference w:id="581"/>
        </w:r>
        <w:r>
          <w:rPr>
            <w:rFonts w:ascii="Arial" w:hAnsi="Arial" w:cs="Arial"/>
            <w:color w:val="000000"/>
            <w:sz w:val="22"/>
            <w:szCs w:val="22"/>
          </w:rPr>
          <w:t xml:space="preserve"> we have that the environmental variance </w:t>
        </w:r>
      </w:ins>
      <w:ins w:id="582" w:author="Harpak, Arbel" w:date="2022-03-30T12:27:00Z">
        <w:r w:rsidR="008569D5" w:rsidRPr="002C24E7">
          <w:rPr>
            <w:rFonts w:ascii="Arial" w:hAnsi="Arial" w:cs="Arial"/>
            <w:color w:val="000000"/>
            <w:sz w:val="22"/>
            <w:szCs w:val="22"/>
          </w:rPr>
          <w:t>must be less than the max</w:t>
        </w:r>
      </w:ins>
      <w:ins w:id="583" w:author="Harpak, Arbel" w:date="2022-03-30T14:08:00Z">
        <w:r>
          <w:rPr>
            <w:rFonts w:ascii="Arial" w:hAnsi="Arial" w:cs="Arial"/>
            <w:color w:val="000000"/>
            <w:sz w:val="22"/>
            <w:szCs w:val="22"/>
          </w:rPr>
          <w:t>imal</w:t>
        </w:r>
      </w:ins>
      <w:ins w:id="584" w:author="Harpak, Arbel" w:date="2022-03-30T12:27:00Z">
        <w:r w:rsidR="008569D5" w:rsidRPr="002C24E7">
          <w:rPr>
            <w:rFonts w:ascii="Arial" w:hAnsi="Arial" w:cs="Arial"/>
            <w:color w:val="000000"/>
            <w:sz w:val="22"/>
            <w:szCs w:val="22"/>
          </w:rPr>
          <w:t xml:space="preserve"> </w:t>
        </w:r>
      </w:ins>
      <w:ins w:id="585" w:author="Harpak, Arbel" w:date="2022-03-30T14:08:00Z">
        <w:r>
          <w:rPr>
            <w:rFonts w:ascii="Arial" w:hAnsi="Arial" w:cs="Arial"/>
            <w:color w:val="000000"/>
            <w:sz w:val="22"/>
            <w:szCs w:val="22"/>
          </w:rPr>
          <w:t xml:space="preserve">sex-specific </w:t>
        </w:r>
      </w:ins>
      <w:commentRangeEnd w:id="558"/>
      <w:ins w:id="586" w:author="Harpak, Arbel" w:date="2022-03-30T14:12:00Z">
        <w:r w:rsidR="00AD2B16">
          <w:rPr>
            <w:rStyle w:val="CommentReference"/>
            <w:rFonts w:asciiTheme="minorHAnsi" w:eastAsiaTheme="minorHAnsi" w:hAnsiTheme="minorHAnsi" w:cstheme="minorBidi"/>
          </w:rPr>
          <w:commentReference w:id="558"/>
        </w:r>
      </w:ins>
      <w:ins w:id="587" w:author="Harpak, Arbel" w:date="2022-03-30T12:27:00Z">
        <w:r w:rsidR="008569D5" w:rsidRPr="002C24E7">
          <w:rPr>
            <w:rFonts w:ascii="Arial" w:hAnsi="Arial" w:cs="Arial"/>
            <w:color w:val="000000"/>
            <w:sz w:val="22"/>
            <w:szCs w:val="22"/>
          </w:rPr>
          <w:t>environmental variance</w:t>
        </w:r>
      </w:ins>
      <w:ins w:id="588" w:author="Harpak, Arbel" w:date="2022-03-30T14:08:00Z">
        <w:r>
          <w:rPr>
            <w:rFonts w:ascii="Arial" w:hAnsi="Arial" w:cs="Arial"/>
            <w:color w:val="000000"/>
            <w:sz w:val="22"/>
            <w:szCs w:val="22"/>
          </w:rPr>
          <w:t>.</w:t>
        </w:r>
      </w:ins>
      <w:ins w:id="589" w:author="Harpak, Arbel" w:date="2022-03-30T12:27:00Z">
        <w:r w:rsidR="008569D5" w:rsidRPr="002C24E7">
          <w:rPr>
            <w:rFonts w:ascii="Arial" w:hAnsi="Arial" w:cs="Arial"/>
            <w:color w:val="000000"/>
            <w:sz w:val="22"/>
            <w:szCs w:val="22"/>
          </w:rPr>
          <w:t xml:space="preserve"> </w:t>
        </w:r>
      </w:ins>
      <w:ins w:id="590" w:author="Harpak, Arbel" w:date="2022-03-30T14:08:00Z">
        <w:r>
          <w:rPr>
            <w:rFonts w:ascii="Arial" w:hAnsi="Arial" w:cs="Arial"/>
            <w:color w:val="000000"/>
            <w:sz w:val="22"/>
            <w:szCs w:val="22"/>
          </w:rPr>
          <w:t xml:space="preserve">It follows that the heritability in the combined sample must </w:t>
        </w:r>
        <w:proofErr w:type="spellStart"/>
        <w:r>
          <w:rPr>
            <w:rFonts w:ascii="Arial" w:hAnsi="Arial" w:cs="Arial"/>
            <w:color w:val="000000"/>
            <w:sz w:val="22"/>
            <w:szCs w:val="22"/>
          </w:rPr>
          <w:t>me</w:t>
        </w:r>
        <w:proofErr w:type="spellEnd"/>
        <w:r>
          <w:rPr>
            <w:rFonts w:ascii="Arial" w:hAnsi="Arial" w:cs="Arial"/>
            <w:color w:val="000000"/>
            <w:sz w:val="22"/>
            <w:szCs w:val="22"/>
          </w:rPr>
          <w:t xml:space="preserve"> larger tha</w:t>
        </w:r>
      </w:ins>
      <w:ins w:id="591" w:author="Harpak, Arbel" w:date="2022-03-30T14:09:00Z">
        <w:r>
          <w:rPr>
            <w:rFonts w:ascii="Arial" w:hAnsi="Arial" w:cs="Arial"/>
            <w:color w:val="000000"/>
            <w:sz w:val="22"/>
            <w:szCs w:val="22"/>
          </w:rPr>
          <w:t>n at least one of the sex-specific heritabilities,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826447" w:rsidRPr="008D0E34" w14:paraId="5D9CB066" w14:textId="77777777" w:rsidTr="00D26F76">
        <w:trPr>
          <w:ins w:id="592" w:author="Harpak, Arbel" w:date="2022-03-30T12:27:00Z"/>
        </w:trPr>
        <w:tc>
          <w:tcPr>
            <w:tcW w:w="8815" w:type="dxa"/>
          </w:tcPr>
          <w:p w14:paraId="55168A94" w14:textId="21BF9FFD" w:rsidR="008569D5" w:rsidRPr="00FC4A14" w:rsidRDefault="008569D5" w:rsidP="00D26F76">
            <w:pPr>
              <w:spacing w:line="360" w:lineRule="auto"/>
              <w:jc w:val="center"/>
              <w:rPr>
                <w:ins w:id="593" w:author="Harpak, Arbel" w:date="2022-03-30T12:27:00Z"/>
                <w:rFonts w:ascii="Arial" w:hAnsi="Arial" w:cs="Arial"/>
                <w:i/>
                <w:sz w:val="20"/>
                <w:szCs w:val="20"/>
              </w:rPr>
            </w:pPr>
            <m:oMathPara>
              <m:oMath>
                <m:sSup>
                  <m:sSupPr>
                    <m:ctrlPr>
                      <w:ins w:id="594" w:author="Harpak, Arbel" w:date="2022-03-30T12:27:00Z">
                        <w:rPr>
                          <w:rFonts w:ascii="Cambria Math" w:hAnsi="Cambria Math" w:cs="Arial"/>
                          <w:i/>
                          <w:sz w:val="20"/>
                          <w:szCs w:val="20"/>
                        </w:rPr>
                      </w:ins>
                    </m:ctrlPr>
                  </m:sSupPr>
                  <m:e>
                    <m:r>
                      <w:ins w:id="595" w:author="Harpak, Arbel" w:date="2022-03-30T12:27:00Z">
                        <w:rPr>
                          <w:rFonts w:ascii="Cambria Math" w:hAnsi="Cambria Math" w:cs="Arial"/>
                          <w:sz w:val="20"/>
                          <w:szCs w:val="20"/>
                        </w:rPr>
                        <m:t>h</m:t>
                      </w:ins>
                    </m:r>
                  </m:e>
                  <m:sup>
                    <m:r>
                      <w:ins w:id="596" w:author="Harpak, Arbel" w:date="2022-03-30T12:27:00Z">
                        <w:rPr>
                          <w:rFonts w:ascii="Cambria Math" w:hAnsi="Cambria Math" w:cs="Arial"/>
                          <w:sz w:val="20"/>
                          <w:szCs w:val="20"/>
                        </w:rPr>
                        <m:t>2</m:t>
                      </w:ins>
                    </m:r>
                  </m:sup>
                </m:sSup>
                <m:r>
                  <w:ins w:id="597" w:author="Harpak, Arbel" w:date="2022-03-30T12:27:00Z">
                    <w:rPr>
                      <w:rFonts w:ascii="Cambria Math" w:hAnsi="Cambria Math" w:cs="Arial"/>
                      <w:sz w:val="20"/>
                      <w:szCs w:val="20"/>
                    </w:rPr>
                    <m:t>=</m:t>
                  </w:ins>
                </m:r>
                <m:f>
                  <m:fPr>
                    <m:ctrlPr>
                      <w:ins w:id="598" w:author="Harpak, Arbel" w:date="2022-03-30T12:27:00Z">
                        <w:rPr>
                          <w:rFonts w:ascii="Cambria Math" w:hAnsi="Cambria Math" w:cs="Arial"/>
                          <w:i/>
                        </w:rPr>
                      </w:ins>
                    </m:ctrlPr>
                  </m:fPr>
                  <m:num>
                    <m:r>
                      <w:ins w:id="599" w:author="Harpak, Arbel" w:date="2022-03-30T12:27:00Z">
                        <w:rPr>
                          <w:rFonts w:ascii="Cambria Math" w:hAnsi="Cambria Math" w:cs="Arial"/>
                        </w:rPr>
                        <m:t>Var</m:t>
                      </w:ins>
                    </m:r>
                    <m:d>
                      <m:dPr>
                        <m:begChr m:val="["/>
                        <m:endChr m:val="]"/>
                        <m:ctrlPr>
                          <w:ins w:id="600" w:author="Harpak, Arbel" w:date="2022-03-30T12:27:00Z">
                            <w:rPr>
                              <w:rFonts w:ascii="Cambria Math" w:hAnsi="Cambria Math" w:cs="Arial"/>
                              <w:i/>
                            </w:rPr>
                          </w:ins>
                        </m:ctrlPr>
                      </m:dPr>
                      <m:e>
                        <m:r>
                          <w:ins w:id="601" w:author="Harpak, Arbel" w:date="2022-03-30T12:27:00Z">
                            <w:rPr>
                              <w:rFonts w:ascii="Cambria Math" w:hAnsi="Cambria Math" w:cs="Arial"/>
                            </w:rPr>
                            <m:t>G</m:t>
                          </w:ins>
                        </m:r>
                      </m:e>
                    </m:d>
                    <m:r>
                      <w:ins w:id="602" w:author="Harpak, Arbel" w:date="2022-03-30T12:27:00Z">
                        <m:rPr>
                          <m:lit/>
                        </m:rPr>
                        <w:rPr>
                          <w:rFonts w:ascii="Cambria Math" w:hAnsi="Cambria Math" w:cs="Arial"/>
                        </w:rPr>
                        <m:t xml:space="preserve"> </m:t>
                      </w:ins>
                    </m:r>
                  </m:num>
                  <m:den>
                    <m:r>
                      <w:ins w:id="603" w:author="Harpak, Arbel" w:date="2022-03-30T12:27:00Z">
                        <w:rPr>
                          <w:rFonts w:ascii="Cambria Math" w:hAnsi="Cambria Math" w:cs="Arial"/>
                        </w:rPr>
                        <m:t>Var</m:t>
                      </w:ins>
                    </m:r>
                    <m:d>
                      <m:dPr>
                        <m:begChr m:val="["/>
                        <m:endChr m:val="]"/>
                        <m:ctrlPr>
                          <w:ins w:id="604" w:author="Harpak, Arbel" w:date="2022-03-30T12:27:00Z">
                            <w:rPr>
                              <w:rFonts w:ascii="Cambria Math" w:hAnsi="Cambria Math" w:cs="Arial"/>
                              <w:i/>
                            </w:rPr>
                          </w:ins>
                        </m:ctrlPr>
                      </m:dPr>
                      <m:e>
                        <m:r>
                          <w:ins w:id="605" w:author="Harpak, Arbel" w:date="2022-03-30T12:27:00Z">
                            <w:rPr>
                              <w:rFonts w:ascii="Cambria Math" w:hAnsi="Cambria Math" w:cs="Arial"/>
                            </w:rPr>
                            <m:t>G</m:t>
                          </w:ins>
                        </m:r>
                      </m:e>
                    </m:d>
                    <m:r>
                      <w:ins w:id="606" w:author="Harpak, Arbel" w:date="2022-03-30T12:27:00Z">
                        <w:rPr>
                          <w:rFonts w:ascii="Cambria Math" w:hAnsi="Cambria Math" w:cs="Arial"/>
                        </w:rPr>
                        <m:t>+Var</m:t>
                      </w:ins>
                    </m:r>
                    <m:d>
                      <m:dPr>
                        <m:begChr m:val="["/>
                        <m:endChr m:val="]"/>
                        <m:ctrlPr>
                          <w:ins w:id="607" w:author="Harpak, Arbel" w:date="2022-03-30T12:27:00Z">
                            <w:rPr>
                              <w:rFonts w:ascii="Cambria Math" w:hAnsi="Cambria Math" w:cs="Arial"/>
                              <w:i/>
                            </w:rPr>
                          </w:ins>
                        </m:ctrlPr>
                      </m:dPr>
                      <m:e>
                        <m:r>
                          <w:ins w:id="608" w:author="Harpak, Arbel" w:date="2022-03-30T12:27:00Z">
                            <w:rPr>
                              <w:rFonts w:ascii="Cambria Math" w:hAnsi="Cambria Math" w:cs="Arial"/>
                            </w:rPr>
                            <m:t>E</m:t>
                          </w:ins>
                        </m:r>
                      </m:e>
                    </m:d>
                  </m:den>
                </m:f>
                <m:r>
                  <w:ins w:id="609" w:author="Harpak, Arbel" w:date="2022-03-30T14:09:00Z">
                    <w:rPr>
                      <w:rFonts w:ascii="Cambria Math" w:hAnsi="Cambria Math" w:cs="Arial"/>
                    </w:rPr>
                    <m:t>&gt;</m:t>
                  </w:ins>
                </m:r>
                <m:r>
                  <w:ins w:id="610" w:author="Harpak, Arbel" w:date="2022-03-30T12:27:00Z">
                    <w:rPr>
                      <w:rFonts w:ascii="Cambria Math" w:hAnsi="Cambria Math" w:cs="Arial"/>
                    </w:rPr>
                    <m:t xml:space="preserve"> </m:t>
                  </w:ins>
                </m:r>
                <m:f>
                  <m:fPr>
                    <m:ctrlPr>
                      <w:ins w:id="611" w:author="Harpak, Arbel" w:date="2022-03-30T12:27:00Z">
                        <w:rPr>
                          <w:rFonts w:ascii="Cambria Math" w:hAnsi="Cambria Math" w:cs="Arial"/>
                          <w:i/>
                        </w:rPr>
                      </w:ins>
                    </m:ctrlPr>
                  </m:fPr>
                  <m:num>
                    <m:r>
                      <w:ins w:id="612" w:author="Harpak, Arbel" w:date="2022-03-30T12:27:00Z">
                        <w:rPr>
                          <w:rFonts w:ascii="Cambria Math" w:hAnsi="Cambria Math" w:cs="Arial"/>
                        </w:rPr>
                        <m:t>Var</m:t>
                      </w:ins>
                    </m:r>
                    <m:d>
                      <m:dPr>
                        <m:begChr m:val="["/>
                        <m:endChr m:val="]"/>
                        <m:ctrlPr>
                          <w:ins w:id="613" w:author="Harpak, Arbel" w:date="2022-03-30T12:27:00Z">
                            <w:rPr>
                              <w:rFonts w:ascii="Cambria Math" w:hAnsi="Cambria Math" w:cs="Arial"/>
                              <w:i/>
                            </w:rPr>
                          </w:ins>
                        </m:ctrlPr>
                      </m:dPr>
                      <m:e>
                        <m:r>
                          <w:ins w:id="614" w:author="Harpak, Arbel" w:date="2022-03-30T12:27:00Z">
                            <w:rPr>
                              <w:rFonts w:ascii="Cambria Math" w:hAnsi="Cambria Math" w:cs="Arial"/>
                            </w:rPr>
                            <m:t>G</m:t>
                          </w:ins>
                        </m:r>
                      </m:e>
                    </m:d>
                    <m:r>
                      <w:ins w:id="615" w:author="Harpak, Arbel" w:date="2022-03-30T12:27:00Z">
                        <m:rPr>
                          <m:lit/>
                        </m:rPr>
                        <w:rPr>
                          <w:rFonts w:ascii="Cambria Math" w:hAnsi="Cambria Math" w:cs="Arial"/>
                        </w:rPr>
                        <m:t xml:space="preserve"> </m:t>
                      </w:ins>
                    </m:r>
                  </m:num>
                  <m:den>
                    <m:r>
                      <w:ins w:id="616" w:author="Harpak, Arbel" w:date="2022-03-30T12:27:00Z">
                        <w:rPr>
                          <w:rFonts w:ascii="Cambria Math" w:hAnsi="Cambria Math" w:cs="Arial"/>
                        </w:rPr>
                        <m:t>Var</m:t>
                      </w:ins>
                    </m:r>
                    <m:d>
                      <m:dPr>
                        <m:begChr m:val="["/>
                        <m:endChr m:val="]"/>
                        <m:ctrlPr>
                          <w:ins w:id="617" w:author="Harpak, Arbel" w:date="2022-03-30T12:27:00Z">
                            <w:rPr>
                              <w:rFonts w:ascii="Cambria Math" w:hAnsi="Cambria Math" w:cs="Arial"/>
                              <w:i/>
                            </w:rPr>
                          </w:ins>
                        </m:ctrlPr>
                      </m:dPr>
                      <m:e>
                        <m:r>
                          <w:ins w:id="618" w:author="Harpak, Arbel" w:date="2022-03-30T12:27:00Z">
                            <w:rPr>
                              <w:rFonts w:ascii="Cambria Math" w:hAnsi="Cambria Math" w:cs="Arial"/>
                            </w:rPr>
                            <m:t>G</m:t>
                          </w:ins>
                        </m:r>
                      </m:e>
                    </m:d>
                    <m:r>
                      <w:ins w:id="619" w:author="Harpak, Arbel" w:date="2022-03-30T12:27:00Z">
                        <w:rPr>
                          <w:rFonts w:ascii="Cambria Math" w:hAnsi="Cambria Math" w:cs="Arial"/>
                        </w:rPr>
                        <m:t>+</m:t>
                      </w:ins>
                    </m:r>
                    <m:limLow>
                      <m:limLowPr>
                        <m:ctrlPr>
                          <w:ins w:id="620" w:author="Harpak, Arbel" w:date="2022-03-30T14:10:00Z">
                            <w:rPr>
                              <w:rFonts w:ascii="Cambria Math" w:hAnsi="Cambria Math" w:cs="Cambria Math"/>
                              <w:color w:val="000000"/>
                            </w:rPr>
                          </w:ins>
                        </m:ctrlPr>
                      </m:limLowPr>
                      <m:e>
                        <m:r>
                          <w:ins w:id="621" w:author="Harpak, Arbel" w:date="2022-03-30T14:10:00Z">
                            <m:rPr>
                              <m:sty m:val="p"/>
                            </m:rPr>
                            <w:rPr>
                              <w:rFonts w:ascii="Cambria Math" w:hAnsi="Cambria Math" w:cs="Cambria Math"/>
                              <w:color w:val="000000"/>
                            </w:rPr>
                            <m:t>max</m:t>
                          </w:ins>
                        </m:r>
                      </m:e>
                      <m:lim>
                        <m:r>
                          <w:ins w:id="622" w:author="Harpak, Arbel" w:date="2022-03-30T14:10:00Z">
                            <m:rPr>
                              <m:sty m:val="p"/>
                            </m:rPr>
                            <w:rPr>
                              <w:rFonts w:ascii="Cambria Math" w:hAnsi="Cambria Math" w:cs="Cambria Math"/>
                              <w:color w:val="000000"/>
                            </w:rPr>
                            <m:t>z∈{m,f}</m:t>
                          </w:ins>
                        </m:r>
                      </m:lim>
                    </m:limLow>
                    <m:r>
                      <w:ins w:id="623" w:author="Harpak, Arbel" w:date="2022-03-30T12:27:00Z">
                        <m:rPr>
                          <m:nor/>
                        </m:rPr>
                        <w:rPr>
                          <w:rFonts w:ascii="Cambria Math" w:hAnsi="Cambria Math" w:cs="Arial"/>
                          <w:i/>
                          <w:iCs/>
                        </w:rPr>
                        <m:t xml:space="preserve"> </m:t>
                      </w:ins>
                    </m:r>
                    <m:r>
                      <w:ins w:id="624" w:author="Harpak, Arbel" w:date="2022-03-30T12:27:00Z">
                        <w:rPr>
                          <w:rFonts w:ascii="Cambria Math" w:hAnsi="Cambria Math" w:cs="Arial"/>
                        </w:rPr>
                        <m:t>Var</m:t>
                      </w:ins>
                    </m:r>
                    <m:d>
                      <m:dPr>
                        <m:begChr m:val="["/>
                        <m:endChr m:val="]"/>
                        <m:ctrlPr>
                          <w:ins w:id="625" w:author="Harpak, Arbel" w:date="2022-03-30T12:27:00Z">
                            <w:rPr>
                              <w:rFonts w:ascii="Cambria Math" w:hAnsi="Cambria Math" w:cs="Arial"/>
                              <w:i/>
                            </w:rPr>
                          </w:ins>
                        </m:ctrlPr>
                      </m:dPr>
                      <m:e>
                        <m:r>
                          <w:ins w:id="626" w:author="Harpak, Arbel" w:date="2022-03-30T12:27:00Z">
                            <w:rPr>
                              <w:rFonts w:ascii="Cambria Math" w:hAnsi="Cambria Math" w:cs="Arial"/>
                            </w:rPr>
                            <m:t>E|</m:t>
                          </w:ins>
                        </m:r>
                        <m:r>
                          <w:ins w:id="627" w:author="Harpak, Arbel" w:date="2022-03-30T14:09:00Z">
                            <w:rPr>
                              <w:rFonts w:ascii="Cambria Math" w:hAnsi="Cambria Math" w:cs="Arial"/>
                            </w:rPr>
                            <m:t>Z</m:t>
                          </w:ins>
                        </m:r>
                      </m:e>
                    </m:d>
                  </m:den>
                </m:f>
                <m:r>
                  <w:ins w:id="628" w:author="Harpak, Arbel" w:date="2022-03-30T12:27:00Z">
                    <w:rPr>
                      <w:rFonts w:ascii="Cambria Math" w:hAnsi="Cambria Math" w:cs="Arial"/>
                    </w:rPr>
                    <m:t>=</m:t>
                  </w:ins>
                </m:r>
                <m:func>
                  <m:funcPr>
                    <m:ctrlPr>
                      <w:ins w:id="629" w:author="Harpak, Arbel" w:date="2022-03-30T12:27:00Z">
                        <w:rPr>
                          <w:rFonts w:ascii="Cambria Math" w:hAnsi="Cambria Math" w:cs="Arial"/>
                          <w:i/>
                        </w:rPr>
                      </w:ins>
                    </m:ctrlPr>
                  </m:funcPr>
                  <m:fName>
                    <m:limLow>
                      <m:limLowPr>
                        <m:ctrlPr>
                          <w:ins w:id="630" w:author="Harpak, Arbel" w:date="2022-03-30T14:10:00Z">
                            <w:rPr>
                              <w:rFonts w:ascii="Cambria Math" w:hAnsi="Cambria Math" w:cs="Cambria Math"/>
                              <w:color w:val="000000"/>
                            </w:rPr>
                          </w:ins>
                        </m:ctrlPr>
                      </m:limLowPr>
                      <m:e>
                        <m:r>
                          <w:ins w:id="631" w:author="Harpak, Arbel" w:date="2022-03-30T14:10:00Z">
                            <m:rPr>
                              <m:sty m:val="p"/>
                            </m:rPr>
                            <w:rPr>
                              <w:rFonts w:ascii="Cambria Math" w:hAnsi="Cambria Math" w:cs="Cambria Math"/>
                              <w:color w:val="000000"/>
                            </w:rPr>
                            <m:t>m</m:t>
                          </w:ins>
                        </m:r>
                        <m:r>
                          <w:ins w:id="632" w:author="Harpak, Arbel" w:date="2022-03-30T14:10:00Z">
                            <m:rPr>
                              <m:sty m:val="p"/>
                            </m:rPr>
                            <w:rPr>
                              <w:rFonts w:ascii="Cambria Math" w:hAnsi="Cambria Math" w:cs="Cambria Math"/>
                              <w:color w:val="000000"/>
                            </w:rPr>
                            <m:t>in</m:t>
                          </w:ins>
                        </m:r>
                      </m:e>
                      <m:lim>
                        <m:r>
                          <w:ins w:id="633" w:author="Harpak, Arbel" w:date="2022-03-30T14:10:00Z">
                            <m:rPr>
                              <m:sty m:val="p"/>
                            </m:rPr>
                            <w:rPr>
                              <w:rFonts w:ascii="Cambria Math" w:hAnsi="Cambria Math" w:cs="Cambria Math"/>
                              <w:color w:val="000000"/>
                            </w:rPr>
                            <m:t>z∈{m,f}</m:t>
                          </w:ins>
                        </m:r>
                      </m:lim>
                    </m:limLow>
                  </m:fName>
                  <m:e>
                    <m:sSubSup>
                      <m:sSubSupPr>
                        <m:ctrlPr>
                          <w:ins w:id="634" w:author="Harpak, Arbel" w:date="2022-03-30T12:27:00Z">
                            <w:rPr>
                              <w:rFonts w:ascii="Cambria Math" w:hAnsi="Cambria Math" w:cs="Arial"/>
                              <w:i/>
                            </w:rPr>
                          </w:ins>
                        </m:ctrlPr>
                      </m:sSubSupPr>
                      <m:e>
                        <m:r>
                          <w:ins w:id="635" w:author="Harpak, Arbel" w:date="2022-03-30T12:27:00Z">
                            <w:rPr>
                              <w:rFonts w:ascii="Cambria Math" w:hAnsi="Cambria Math" w:cs="Arial"/>
                            </w:rPr>
                            <m:t>h</m:t>
                          </w:ins>
                        </m:r>
                      </m:e>
                      <m:sub>
                        <m:r>
                          <w:ins w:id="636" w:author="Harpak, Arbel" w:date="2022-03-30T14:10:00Z">
                            <w:rPr>
                              <w:rFonts w:ascii="Cambria Math" w:hAnsi="Cambria Math" w:cs="Arial"/>
                            </w:rPr>
                            <m:t>Z</m:t>
                          </w:ins>
                        </m:r>
                      </m:sub>
                      <m:sup>
                        <m:r>
                          <w:ins w:id="637" w:author="Harpak, Arbel" w:date="2022-03-30T12:27:00Z">
                            <w:rPr>
                              <w:rFonts w:ascii="Cambria Math" w:hAnsi="Cambria Math" w:cs="Arial"/>
                            </w:rPr>
                            <m:t>2</m:t>
                          </w:ins>
                        </m:r>
                      </m:sup>
                    </m:sSubSup>
                  </m:e>
                </m:func>
              </m:oMath>
            </m:oMathPara>
          </w:p>
        </w:tc>
        <w:tc>
          <w:tcPr>
            <w:tcW w:w="535" w:type="dxa"/>
          </w:tcPr>
          <w:p w14:paraId="5CCF3165" w14:textId="77777777" w:rsidR="008569D5" w:rsidRPr="008D0E34" w:rsidRDefault="008569D5" w:rsidP="00D26F76">
            <w:pPr>
              <w:spacing w:line="360" w:lineRule="auto"/>
              <w:jc w:val="right"/>
              <w:rPr>
                <w:ins w:id="638" w:author="Harpak, Arbel" w:date="2022-03-30T12:27:00Z"/>
                <w:rFonts w:ascii="Arial" w:hAnsi="Arial" w:cs="Arial"/>
              </w:rPr>
            </w:pPr>
            <w:ins w:id="639" w:author="Harpak, Arbel" w:date="2022-03-30T12:27:00Z">
              <w:r>
                <w:rPr>
                  <w:rFonts w:ascii="Arial" w:hAnsi="Arial" w:cs="Arial"/>
                </w:rPr>
                <w:t>(5)</w:t>
              </w:r>
            </w:ins>
          </w:p>
        </w:tc>
      </w:tr>
    </w:tbl>
    <w:p w14:paraId="5978C403" w14:textId="77777777" w:rsidR="00F97BCB" w:rsidRPr="002C24E7" w:rsidRDefault="00F97BCB" w:rsidP="00706D52">
      <w:pPr>
        <w:spacing w:line="360" w:lineRule="auto"/>
        <w:rPr>
          <w:rFonts w:ascii="Arial" w:hAnsi="Arial" w:cs="Arial"/>
          <w:sz w:val="20"/>
          <w:szCs w:val="20"/>
          <w:lang w:bidi="he-IL"/>
        </w:rPr>
      </w:pPr>
    </w:p>
    <w:p w14:paraId="09049889" w14:textId="4AC12F79" w:rsidR="00F97BCB" w:rsidRPr="002C24E7" w:rsidRDefault="00F97BCB" w:rsidP="004822A7">
      <w:pPr>
        <w:pStyle w:val="Heading2"/>
      </w:pPr>
      <w:r w:rsidRPr="002C24E7">
        <w:t xml:space="preserve">Multivariate </w:t>
      </w:r>
      <w:r w:rsidR="00184E78">
        <w:t>a</w:t>
      </w:r>
      <w:r w:rsidRPr="002C24E7">
        <w:t xml:space="preserve">daptive </w:t>
      </w:r>
      <w:r w:rsidR="00184E78">
        <w:t>s</w:t>
      </w:r>
      <w:r w:rsidRPr="002C24E7">
        <w:t>hrinkage (</w:t>
      </w:r>
      <w:r w:rsidRPr="002C24E7">
        <w:rPr>
          <w:i/>
          <w:iCs/>
        </w:rPr>
        <w:t>mash</w:t>
      </w:r>
      <w:r w:rsidRPr="002C24E7">
        <w:t>)</w:t>
      </w:r>
    </w:p>
    <w:p w14:paraId="105C7366" w14:textId="6BC5C51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utilized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n0sImlzVGVtcG9yYXJ5IjpmYWxzZX1dfQ=="/>
          <w:id w:val="-268706145"/>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Urbut</w:t>
          </w:r>
          <w:proofErr w:type="spellEnd"/>
          <w:r w:rsidR="003D7F7C" w:rsidRPr="003D7F7C">
            <w:rPr>
              <w:rFonts w:ascii="Arial" w:hAnsi="Arial" w:cs="Arial"/>
              <w:color w:val="000000"/>
              <w:sz w:val="22"/>
              <w:szCs w:val="22"/>
            </w:rPr>
            <w:t xml:space="preserve"> et al., 2019)</w:t>
          </w:r>
        </w:sdtContent>
      </w:sdt>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is a statistical method 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Pr="002C24E7">
        <w:rPr>
          <w:rFonts w:ascii="Arial" w:hAnsi="Arial" w:cs="Arial"/>
          <w:color w:val="000000"/>
          <w:sz w:val="22"/>
          <w:szCs w:val="22"/>
        </w:rPr>
        <w:t xml:space="preserve"> corresponding standard error for each SNP and condition). The method adapts to patterns of sparsity, sharing, and correlation among the conditions to compute improved effect estimates. </w:t>
      </w:r>
    </w:p>
    <w:p w14:paraId="45C3C94D"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030E6020"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Style w:val="apple-tab-span"/>
          <w:rFonts w:ascii="Arial" w:hAnsi="Arial" w:cs="Arial"/>
          <w:color w:val="000000"/>
          <w:sz w:val="22"/>
          <w:szCs w:val="22"/>
        </w:rPr>
        <w:tab/>
      </w:r>
    </w:p>
    <w:p w14:paraId="598A543C" w14:textId="043AA3E3" w:rsidR="00F97BCB" w:rsidRPr="0086788A" w:rsidRDefault="00F97BCB" w:rsidP="004822A7">
      <w:pPr>
        <w:pStyle w:val="Heading2"/>
      </w:pPr>
      <w:r w:rsidRPr="0086788A">
        <w:t xml:space="preserve">Mixture weights for </w:t>
      </w:r>
      <w:r w:rsidR="00023789">
        <w:t>c</w:t>
      </w:r>
      <w:r w:rsidRPr="0086788A">
        <w:t xml:space="preserve">ovariance </w:t>
      </w:r>
      <w:r w:rsidR="00023789">
        <w:t>s</w:t>
      </w:r>
      <w:r w:rsidRPr="0086788A">
        <w:t xml:space="preserve">tructure between </w:t>
      </w:r>
      <w:r w:rsidR="00023789">
        <w:t>m</w:t>
      </w:r>
      <w:r w:rsidRPr="0086788A">
        <w:t xml:space="preserve">ale and </w:t>
      </w:r>
      <w:r w:rsidR="00023789">
        <w:t>f</w:t>
      </w:r>
      <w:r w:rsidRPr="0086788A">
        <w:t xml:space="preserve">emale </w:t>
      </w:r>
      <w:r w:rsidR="00023789">
        <w:t>e</w:t>
      </w:r>
      <w:r w:rsidRPr="0086788A">
        <w:t>ffects</w:t>
      </w:r>
    </w:p>
    <w:p w14:paraId="2ACE6CE0" w14:textId="67F8D0C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interpret patterns of SNP effects between males and females, we input 66 hypothesis-based covariance matrices (REFX </w:t>
      </w:r>
      <w:r w:rsidR="00E82143" w:rsidRPr="00E82143">
        <w:rPr>
          <w:rFonts w:ascii="Arial" w:hAnsi="Arial" w:cs="Arial"/>
          <w:b/>
          <w:bCs/>
          <w:color w:val="000000"/>
          <w:sz w:val="22"/>
          <w:szCs w:val="22"/>
        </w:rPr>
        <w:t>Fig. S2</w:t>
      </w:r>
      <w:r w:rsidRPr="002C24E7">
        <w:rPr>
          <w:rFonts w:ascii="Arial" w:hAnsi="Arial" w:cs="Arial"/>
          <w:color w:val="000000"/>
          <w:sz w:val="22"/>
          <w:szCs w:val="22"/>
        </w:rPr>
        <w:t xml:space="preserve">)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(REFX </w:t>
      </w:r>
      <w:r w:rsidRPr="002C24E7">
        <w:rPr>
          <w:rFonts w:ascii="Arial" w:hAnsi="Arial" w:cs="Arial"/>
          <w:b/>
          <w:bCs/>
          <w:color w:val="000000"/>
          <w:sz w:val="22"/>
          <w:szCs w:val="22"/>
        </w:rPr>
        <w:t>Fig. S</w:t>
      </w:r>
      <w:r w:rsidR="00F17472">
        <w:rPr>
          <w:rFonts w:ascii="Arial" w:hAnsi="Arial" w:cs="Arial"/>
          <w:b/>
          <w:bCs/>
          <w:color w:val="000000"/>
          <w:sz w:val="22"/>
          <w:szCs w:val="22"/>
        </w:rPr>
        <w:t>2</w:t>
      </w:r>
      <w:r w:rsidRPr="002C24E7">
        <w:rPr>
          <w:rFonts w:ascii="Arial" w:hAnsi="Arial" w:cs="Arial"/>
          <w:color w:val="000000"/>
          <w:sz w:val="22"/>
          <w:szCs w:val="22"/>
        </w:rPr>
        <w:t xml:space="preserve">), we created a subset of SNPs for each trait by taking a random SNP from each of 1701 </w:t>
      </w:r>
      <w:r w:rsidR="001B7D6F" w:rsidRPr="002C24E7">
        <w:rPr>
          <w:rFonts w:ascii="Arial" w:hAnsi="Arial" w:cs="Arial"/>
          <w:color w:val="000000"/>
          <w:sz w:val="22"/>
          <w:szCs w:val="22"/>
        </w:rPr>
        <w:t>approximately independent</w:t>
      </w:r>
      <w:r w:rsidRPr="002C24E7">
        <w:rPr>
          <w:rFonts w:ascii="Arial" w:hAnsi="Arial" w:cs="Arial"/>
          <w:color w:val="000000"/>
          <w:sz w:val="22"/>
          <w:szCs w:val="22"/>
        </w:rPr>
        <w:t xml:space="preserve"> LD blocks </w:t>
      </w:r>
      <w:sdt>
        <w:sdtPr>
          <w:rPr>
            <w:rFonts w:ascii="Arial" w:hAnsi="Arial" w:cs="Arial"/>
            <w:color w:val="000000"/>
            <w:sz w:val="20"/>
            <w:szCs w:val="20"/>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fSwiaXNUZW1wb3JhcnkiOmZhbHNlfV19"/>
          <w:id w:val="326411079"/>
          <w:placeholder>
            <w:docPart w:val="DefaultPlaceholder_-1854013440"/>
          </w:placeholder>
        </w:sdtPr>
        <w:sdtEndPr/>
        <w:sdtContent>
          <w:r w:rsidR="003D7F7C" w:rsidRPr="003F775A">
            <w:rPr>
              <w:rFonts w:ascii="Arial" w:hAnsi="Arial" w:cs="Arial"/>
              <w:sz w:val="22"/>
              <w:szCs w:val="22"/>
            </w:rPr>
            <w:t>(</w:t>
          </w:r>
          <w:proofErr w:type="spellStart"/>
          <w:r w:rsidR="003D7F7C" w:rsidRPr="003F775A">
            <w:rPr>
              <w:rFonts w:ascii="Arial" w:hAnsi="Arial" w:cs="Arial"/>
              <w:sz w:val="22"/>
              <w:szCs w:val="22"/>
            </w:rPr>
            <w:t>Berisa</w:t>
          </w:r>
          <w:proofErr w:type="spellEnd"/>
          <w:r w:rsidR="003D7F7C" w:rsidRPr="003F775A">
            <w:rPr>
              <w:rFonts w:ascii="Arial" w:hAnsi="Arial" w:cs="Arial"/>
              <w:sz w:val="22"/>
              <w:szCs w:val="22"/>
            </w:rPr>
            <w:t xml:space="preserve"> &amp; </w:t>
          </w:r>
          <w:proofErr w:type="spellStart"/>
          <w:r w:rsidR="003D7F7C" w:rsidRPr="003F775A">
            <w:rPr>
              <w:rFonts w:ascii="Arial" w:hAnsi="Arial" w:cs="Arial"/>
              <w:sz w:val="22"/>
              <w:szCs w:val="22"/>
            </w:rPr>
            <w:t>Pickrell</w:t>
          </w:r>
          <w:proofErr w:type="spellEnd"/>
          <w:r w:rsidR="003D7F7C" w:rsidRPr="003F775A">
            <w:rPr>
              <w:rFonts w:ascii="Arial" w:hAnsi="Arial" w:cs="Arial"/>
              <w:sz w:val="22"/>
              <w:szCs w:val="22"/>
            </w:rPr>
            <w:t>, 2016)</w:t>
          </w:r>
        </w:sdtContent>
      </w:sdt>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can also generate data-driven covariance matrices that </w:t>
      </w:r>
      <w:r w:rsidRPr="002C24E7">
        <w:rPr>
          <w:rFonts w:ascii="Arial" w:hAnsi="Arial" w:cs="Arial"/>
          <w:color w:val="000000"/>
          <w:sz w:val="22"/>
          <w:szCs w:val="22"/>
        </w:rPr>
        <w:lastRenderedPageBreak/>
        <w:t>capture SNP effects in the data, but we did not use this feature since the data-driven matrices had negligible differences from our hypothesis matrices and were less interpretable. </w:t>
      </w:r>
    </w:p>
    <w:p w14:paraId="4C338725"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each trait, we repeat this weight-learning step 100 times, sampling the SNPs from the 1701 LD blocks without replacement to fit the mash model and generate mixture proportions. We then take the average proportion for each covariance matrix as an estimate of its weight, effectively treating each of the 100 samples as </w:t>
      </w:r>
      <w:proofErr w:type="spellStart"/>
      <w:r w:rsidRPr="002C24E7">
        <w:rPr>
          <w:rFonts w:ascii="Arial" w:hAnsi="Arial" w:cs="Arial"/>
          <w:color w:val="000000"/>
          <w:sz w:val="22"/>
          <w:szCs w:val="22"/>
        </w:rPr>
        <w:t>iid</w:t>
      </w:r>
      <w:proofErr w:type="spellEnd"/>
      <w:r w:rsidRPr="002C24E7">
        <w:rPr>
          <w:rFonts w:ascii="Arial" w:hAnsi="Arial" w:cs="Arial"/>
          <w:color w:val="000000"/>
          <w:sz w:val="22"/>
          <w:szCs w:val="22"/>
        </w:rPr>
        <w:t xml:space="preserve"> draws.</w:t>
      </w:r>
    </w:p>
    <w:p w14:paraId="6FD47200" w14:textId="77777777" w:rsidR="00F97BCB" w:rsidRPr="002C24E7" w:rsidRDefault="00F97BCB" w:rsidP="002C24E7">
      <w:pPr>
        <w:spacing w:line="360" w:lineRule="auto"/>
        <w:rPr>
          <w:rFonts w:ascii="Arial" w:hAnsi="Arial" w:cs="Arial"/>
          <w:sz w:val="20"/>
          <w:szCs w:val="20"/>
        </w:rPr>
      </w:pPr>
    </w:p>
    <w:p w14:paraId="442668DB" w14:textId="5E32DF98" w:rsidR="00F97BCB" w:rsidRPr="00AB5CD1" w:rsidRDefault="00F97BCB" w:rsidP="004822A7">
      <w:pPr>
        <w:pStyle w:val="Heading3"/>
      </w:pPr>
      <w:r w:rsidRPr="00AB5CD1">
        <w:t xml:space="preserve">Choice of SNPs </w:t>
      </w:r>
      <w:r w:rsidR="008F348B">
        <w:t>u</w:t>
      </w:r>
      <w:r w:rsidRPr="00AB5CD1">
        <w:t xml:space="preserve">sed to </w:t>
      </w:r>
      <w:r w:rsidR="008F348B">
        <w:t>e</w:t>
      </w:r>
      <w:r w:rsidRPr="00AB5CD1">
        <w:t xml:space="preserve">stimate </w:t>
      </w:r>
      <w:r w:rsidR="008F348B">
        <w:t>m</w:t>
      </w:r>
      <w:r w:rsidRPr="00AB5CD1">
        <w:t>ale-</w:t>
      </w:r>
      <w:r w:rsidR="008F348B">
        <w:t>f</w:t>
      </w:r>
      <w:r w:rsidRPr="00AB5CD1">
        <w:t xml:space="preserve">emale </w:t>
      </w:r>
      <w:r w:rsidR="008F348B">
        <w:t>e</w:t>
      </w:r>
      <w:r w:rsidRPr="00AB5CD1">
        <w:t xml:space="preserve">ffect </w:t>
      </w:r>
      <w:r w:rsidR="008F348B">
        <w:t>c</w:t>
      </w:r>
      <w:r w:rsidRPr="00AB5CD1">
        <w:t>ovariance </w:t>
      </w:r>
    </w:p>
    <w:p w14:paraId="109160F8" w14:textId="59F087D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For each trait, weight placed on the no-effect matrix decreased as we reduced the p-value threshold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Patterns of weights for non-null effect matrices varied across the traits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Since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r w:rsidR="001B7D6F" w:rsidRPr="002C24E7">
        <w:rPr>
          <w:rFonts w:ascii="Arial" w:hAnsi="Arial" w:cs="Arial"/>
          <w:color w:val="000000"/>
          <w:sz w:val="22"/>
          <w:szCs w:val="22"/>
        </w:rPr>
        <w:t>considers</w:t>
      </w:r>
      <w:r w:rsidRPr="002C24E7">
        <w:rPr>
          <w:rFonts w:ascii="Arial" w:hAnsi="Arial" w:cs="Arial"/>
          <w:color w:val="000000"/>
          <w:sz w:val="22"/>
          <w:szCs w:val="22"/>
        </w:rPr>
        <w:t xml:space="preserve"> the proportion of null effects and patterns may be found in less significant SNPs, we decided on using the whole set of SNPs to sample from when estimating mixture proportions.  </w:t>
      </w:r>
    </w:p>
    <w:p w14:paraId="3441C18B" w14:textId="77777777" w:rsidR="00F97BCB" w:rsidRPr="002C24E7" w:rsidRDefault="00F97BCB" w:rsidP="002C24E7">
      <w:pPr>
        <w:spacing w:line="360" w:lineRule="auto"/>
        <w:rPr>
          <w:rFonts w:ascii="Arial" w:hAnsi="Arial" w:cs="Arial"/>
          <w:sz w:val="20"/>
          <w:szCs w:val="20"/>
        </w:rPr>
      </w:pPr>
    </w:p>
    <w:p w14:paraId="59AAB4DB" w14:textId="29CAC8F3" w:rsidR="00F97BCB" w:rsidRPr="00736145" w:rsidRDefault="00F97BCB" w:rsidP="004822A7">
      <w:pPr>
        <w:pStyle w:val="Heading2"/>
      </w:pPr>
      <w:r w:rsidRPr="00736145">
        <w:t xml:space="preserve">Posterior </w:t>
      </w:r>
      <w:r w:rsidR="00C72003">
        <w:t>e</w:t>
      </w:r>
      <w:r w:rsidRPr="00736145">
        <w:t xml:space="preserve">stimates of </w:t>
      </w:r>
      <w:r w:rsidR="00C72003">
        <w:t>s</w:t>
      </w:r>
      <w:r w:rsidRPr="00736145">
        <w:t>ex-</w:t>
      </w:r>
      <w:r w:rsidR="00C72003">
        <w:t>s</w:t>
      </w:r>
      <w:r w:rsidRPr="00736145">
        <w:t xml:space="preserve">pecific </w:t>
      </w:r>
      <w:r w:rsidR="00C72003">
        <w:t>e</w:t>
      </w:r>
      <w:r w:rsidRPr="00736145">
        <w:t xml:space="preserve">ffect </w:t>
      </w:r>
      <w:r w:rsidR="00C72003">
        <w:t>s</w:t>
      </w:r>
      <w:r w:rsidRPr="00736145">
        <w:t>izes</w:t>
      </w:r>
    </w:p>
    <w:p w14:paraId="04E91AB7" w14:textId="033356B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i/>
          <w:iCs/>
          <w:color w:val="000000"/>
          <w:sz w:val="22"/>
          <w:szCs w:val="22"/>
        </w:rPr>
        <w:t>mash</w:t>
      </w:r>
      <w:r w:rsidRPr="002C24E7">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 variation in effect sizes between males and females. Therefore, using the average of the fitted mixture model over 100 repetitions (REFX </w:t>
      </w:r>
      <w:r w:rsidR="009A7745" w:rsidRPr="008307FD">
        <w:rPr>
          <w:rFonts w:ascii="Arial" w:hAnsi="Arial" w:cs="Arial"/>
          <w:b/>
          <w:bCs/>
          <w:color w:val="000000"/>
          <w:sz w:val="22"/>
          <w:szCs w:val="22"/>
        </w:rPr>
        <w:t xml:space="preserve">Mixture weights for </w:t>
      </w:r>
      <w:r w:rsidR="00FF2D28">
        <w:rPr>
          <w:rFonts w:ascii="Arial" w:hAnsi="Arial" w:cs="Arial"/>
          <w:b/>
          <w:bCs/>
          <w:color w:val="000000"/>
          <w:sz w:val="22"/>
          <w:szCs w:val="22"/>
        </w:rPr>
        <w:t>c</w:t>
      </w:r>
      <w:r w:rsidR="009A7745" w:rsidRPr="008307FD">
        <w:rPr>
          <w:rFonts w:ascii="Arial" w:hAnsi="Arial" w:cs="Arial"/>
          <w:b/>
          <w:bCs/>
          <w:color w:val="000000"/>
          <w:sz w:val="22"/>
          <w:szCs w:val="22"/>
        </w:rPr>
        <w:t xml:space="preserve">ovariance </w:t>
      </w:r>
      <w:r w:rsidR="00FF2D28">
        <w:rPr>
          <w:rFonts w:ascii="Arial" w:hAnsi="Arial" w:cs="Arial"/>
          <w:b/>
          <w:bCs/>
          <w:color w:val="000000"/>
          <w:sz w:val="22"/>
          <w:szCs w:val="22"/>
        </w:rPr>
        <w:t>s</w:t>
      </w:r>
      <w:r w:rsidR="009A7745" w:rsidRPr="008307FD">
        <w:rPr>
          <w:rFonts w:ascii="Arial" w:hAnsi="Arial" w:cs="Arial"/>
          <w:b/>
          <w:bCs/>
          <w:color w:val="000000"/>
          <w:sz w:val="22"/>
          <w:szCs w:val="22"/>
        </w:rPr>
        <w:t xml:space="preserve">tructure between </w:t>
      </w:r>
      <w:r w:rsidR="00FF2D28">
        <w:rPr>
          <w:rFonts w:ascii="Arial" w:hAnsi="Arial" w:cs="Arial"/>
          <w:b/>
          <w:bCs/>
          <w:color w:val="000000"/>
          <w:sz w:val="22"/>
          <w:szCs w:val="22"/>
        </w:rPr>
        <w:t>m</w:t>
      </w:r>
      <w:r w:rsidR="009A7745" w:rsidRPr="008307FD">
        <w:rPr>
          <w:rFonts w:ascii="Arial" w:hAnsi="Arial" w:cs="Arial"/>
          <w:b/>
          <w:bCs/>
          <w:color w:val="000000"/>
          <w:sz w:val="22"/>
          <w:szCs w:val="22"/>
        </w:rPr>
        <w:t xml:space="preserve">ale and </w:t>
      </w:r>
      <w:r w:rsidR="00FF2D28">
        <w:rPr>
          <w:rFonts w:ascii="Arial" w:hAnsi="Arial" w:cs="Arial"/>
          <w:b/>
          <w:bCs/>
          <w:color w:val="000000"/>
          <w:sz w:val="22"/>
          <w:szCs w:val="22"/>
        </w:rPr>
        <w:t>f</w:t>
      </w:r>
      <w:r w:rsidR="009A7745" w:rsidRPr="008307FD">
        <w:rPr>
          <w:rFonts w:ascii="Arial" w:hAnsi="Arial" w:cs="Arial"/>
          <w:b/>
          <w:bCs/>
          <w:color w:val="000000"/>
          <w:sz w:val="22"/>
          <w:szCs w:val="22"/>
        </w:rPr>
        <w:t xml:space="preserve">emale </w:t>
      </w:r>
      <w:r w:rsidR="00FF2D28">
        <w:rPr>
          <w:rFonts w:ascii="Arial" w:hAnsi="Arial" w:cs="Arial"/>
          <w:b/>
          <w:bCs/>
          <w:color w:val="000000"/>
          <w:sz w:val="22"/>
          <w:szCs w:val="22"/>
        </w:rPr>
        <w:t>e</w:t>
      </w:r>
      <w:r w:rsidR="009A7745" w:rsidRPr="008307FD">
        <w:rPr>
          <w:rFonts w:ascii="Arial" w:hAnsi="Arial" w:cs="Arial"/>
          <w:b/>
          <w:bCs/>
          <w:color w:val="000000"/>
          <w:sz w:val="22"/>
          <w:szCs w:val="22"/>
        </w:rPr>
        <w:t>ffects</w:t>
      </w:r>
      <w:r w:rsidRPr="002C24E7">
        <w:rPr>
          <w:rFonts w:ascii="Arial" w:hAnsi="Arial" w:cs="Arial"/>
          <w:color w:val="000000"/>
          <w:sz w:val="22"/>
          <w:szCs w:val="22"/>
        </w:rPr>
        <w:t xml:space="preserve">), we computed posterior estimates for each trait to be used in further analysis (REFX Sections </w:t>
      </w:r>
      <w:r w:rsidR="008B6D8B" w:rsidRPr="002C24E7">
        <w:rPr>
          <w:rFonts w:ascii="Arial" w:hAnsi="Arial" w:cs="Arial"/>
          <w:b/>
          <w:bCs/>
          <w:color w:val="000000"/>
          <w:sz w:val="22"/>
          <w:szCs w:val="22"/>
        </w:rPr>
        <w:t xml:space="preserve">Evaluating the </w:t>
      </w:r>
      <w:r w:rsidR="00FF2D28">
        <w:rPr>
          <w:rFonts w:ascii="Arial" w:hAnsi="Arial" w:cs="Arial"/>
          <w:b/>
          <w:bCs/>
          <w:color w:val="000000"/>
          <w:sz w:val="22"/>
          <w:szCs w:val="22"/>
        </w:rPr>
        <w:t>p</w:t>
      </w:r>
      <w:r w:rsidR="008B6D8B" w:rsidRPr="002C24E7">
        <w:rPr>
          <w:rFonts w:ascii="Arial" w:hAnsi="Arial" w:cs="Arial"/>
          <w:b/>
          <w:bCs/>
          <w:color w:val="000000"/>
          <w:sz w:val="22"/>
          <w:szCs w:val="22"/>
        </w:rPr>
        <w:t xml:space="preserve">erformance of </w:t>
      </w:r>
      <w:r w:rsidR="00FF2D28">
        <w:rPr>
          <w:rFonts w:ascii="Arial" w:hAnsi="Arial" w:cs="Arial"/>
          <w:b/>
          <w:bCs/>
          <w:color w:val="000000"/>
          <w:sz w:val="22"/>
          <w:szCs w:val="22"/>
        </w:rPr>
        <w:t>s</w:t>
      </w:r>
      <w:r w:rsidR="008B6D8B" w:rsidRPr="002C24E7">
        <w:rPr>
          <w:rFonts w:ascii="Arial" w:hAnsi="Arial" w:cs="Arial"/>
          <w:b/>
          <w:bCs/>
          <w:color w:val="000000"/>
          <w:sz w:val="22"/>
          <w:szCs w:val="22"/>
        </w:rPr>
        <w:t>ex-</w:t>
      </w:r>
      <w:r w:rsidR="00FF2D28">
        <w:rPr>
          <w:rFonts w:ascii="Arial" w:hAnsi="Arial" w:cs="Arial"/>
          <w:b/>
          <w:bCs/>
          <w:color w:val="000000"/>
          <w:sz w:val="22"/>
          <w:szCs w:val="22"/>
        </w:rPr>
        <w:t>s</w:t>
      </w:r>
      <w:r w:rsidR="008B6D8B" w:rsidRPr="002C24E7">
        <w:rPr>
          <w:rFonts w:ascii="Arial" w:hAnsi="Arial" w:cs="Arial"/>
          <w:b/>
          <w:bCs/>
          <w:color w:val="000000"/>
          <w:sz w:val="22"/>
          <w:szCs w:val="22"/>
        </w:rPr>
        <w:t xml:space="preserve">pecific </w:t>
      </w:r>
      <w:r w:rsidR="00FF2D28">
        <w:rPr>
          <w:rFonts w:ascii="Arial" w:hAnsi="Arial" w:cs="Arial"/>
          <w:b/>
          <w:bCs/>
          <w:color w:val="000000"/>
          <w:sz w:val="22"/>
          <w:szCs w:val="22"/>
        </w:rPr>
        <w:t>p</w:t>
      </w:r>
      <w:r w:rsidR="008B6D8B" w:rsidRPr="002C24E7">
        <w:rPr>
          <w:rFonts w:ascii="Arial" w:hAnsi="Arial" w:cs="Arial"/>
          <w:b/>
          <w:bCs/>
          <w:color w:val="000000"/>
          <w:sz w:val="22"/>
          <w:szCs w:val="22"/>
        </w:rPr>
        <w:t xml:space="preserve">olygenic </w:t>
      </w:r>
      <w:r w:rsidR="00FF2D28">
        <w:rPr>
          <w:rFonts w:ascii="Arial" w:hAnsi="Arial" w:cs="Arial"/>
          <w:b/>
          <w:bCs/>
          <w:color w:val="000000"/>
          <w:sz w:val="22"/>
          <w:szCs w:val="22"/>
        </w:rPr>
        <w:t>s</w:t>
      </w:r>
      <w:r w:rsidR="008B6D8B" w:rsidRPr="002C24E7">
        <w:rPr>
          <w:rFonts w:ascii="Arial" w:hAnsi="Arial" w:cs="Arial"/>
          <w:b/>
          <w:bCs/>
          <w:color w:val="000000"/>
          <w:sz w:val="22"/>
          <w:szCs w:val="22"/>
        </w:rPr>
        <w:t>core</w:t>
      </w:r>
      <w:r w:rsidR="00FF2D28">
        <w:rPr>
          <w:rFonts w:ascii="Arial" w:hAnsi="Arial" w:cs="Arial"/>
          <w:b/>
          <w:bCs/>
          <w:color w:val="000000"/>
          <w:sz w:val="22"/>
          <w:szCs w:val="22"/>
        </w:rPr>
        <w:t>s</w:t>
      </w:r>
      <w:r w:rsidRPr="002C24E7">
        <w:rPr>
          <w:rFonts w:ascii="Arial" w:hAnsi="Arial" w:cs="Arial"/>
          <w:color w:val="000000"/>
          <w:sz w:val="22"/>
          <w:szCs w:val="22"/>
        </w:rPr>
        <w:t>). Mash calculates a local false sign rate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for each effect, which is similar to a local false discovery rate and is defined as the cumulative density of the posterior distribution of values with a sign that differs from that of the posterior mean. We mapped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to pseudo p-values by ranking the SNPs according to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values, and then ascribing the same-rank pseudo p-value (REFX </w:t>
      </w:r>
      <w:r w:rsidRPr="00B05482">
        <w:rPr>
          <w:rFonts w:ascii="Arial" w:hAnsi="Arial" w:cs="Arial"/>
          <w:b/>
          <w:bCs/>
          <w:color w:val="000000"/>
          <w:sz w:val="22"/>
          <w:szCs w:val="22"/>
        </w:rPr>
        <w:t>Fig. S</w:t>
      </w:r>
      <w:r w:rsidR="00C80151" w:rsidRPr="00B05482">
        <w:rPr>
          <w:rFonts w:ascii="Arial" w:hAnsi="Arial" w:cs="Arial"/>
          <w:b/>
          <w:bCs/>
          <w:color w:val="000000"/>
          <w:sz w:val="22"/>
          <w:szCs w:val="22"/>
        </w:rPr>
        <w:t>5</w:t>
      </w:r>
      <w:r w:rsidRPr="00B05482">
        <w:rPr>
          <w:rFonts w:ascii="Arial" w:hAnsi="Arial" w:cs="Arial"/>
          <w:b/>
          <w:bCs/>
          <w:color w:val="000000"/>
          <w:sz w:val="22"/>
          <w:szCs w:val="22"/>
        </w:rPr>
        <w:t xml:space="preserve"> </w:t>
      </w:r>
      <w:r w:rsidR="00C80151">
        <w:rPr>
          <w:rFonts w:ascii="Arial" w:hAnsi="Arial" w:cs="Arial"/>
          <w:color w:val="000000"/>
          <w:sz w:val="22"/>
          <w:szCs w:val="22"/>
        </w:rPr>
        <w:t xml:space="preserve">posterior </w:t>
      </w:r>
      <w:r w:rsidR="00770031">
        <w:rPr>
          <w:rFonts w:ascii="Arial" w:hAnsi="Arial" w:cs="Arial"/>
          <w:color w:val="000000"/>
          <w:sz w:val="22"/>
          <w:szCs w:val="22"/>
        </w:rPr>
        <w:t>estimates</w:t>
      </w:r>
      <w:r w:rsidR="00B05482">
        <w:rPr>
          <w:rFonts w:ascii="Arial" w:hAnsi="Arial" w:cs="Arial"/>
          <w:color w:val="000000"/>
          <w:sz w:val="22"/>
          <w:szCs w:val="22"/>
        </w:rPr>
        <w:t xml:space="preserve"> </w:t>
      </w:r>
      <w:r w:rsidRPr="002C24E7">
        <w:rPr>
          <w:rFonts w:ascii="Arial" w:hAnsi="Arial" w:cs="Arial"/>
          <w:color w:val="000000"/>
          <w:sz w:val="22"/>
          <w:szCs w:val="22"/>
        </w:rPr>
        <w:t>Flowchart).</w:t>
      </w:r>
    </w:p>
    <w:p w14:paraId="7DB29A32" w14:textId="77777777" w:rsidR="00F97BCB" w:rsidRPr="002C24E7" w:rsidRDefault="00F97BCB" w:rsidP="002C24E7">
      <w:pPr>
        <w:spacing w:line="360" w:lineRule="auto"/>
        <w:rPr>
          <w:rFonts w:ascii="Arial" w:hAnsi="Arial" w:cs="Arial"/>
          <w:sz w:val="20"/>
          <w:szCs w:val="20"/>
        </w:rPr>
      </w:pPr>
    </w:p>
    <w:p w14:paraId="47D26773" w14:textId="485FCE1B" w:rsidR="00F97BCB" w:rsidRPr="00261FFB" w:rsidRDefault="00F97BCB" w:rsidP="00097D41">
      <w:pPr>
        <w:pStyle w:val="Heading2"/>
        <w:ind w:firstLine="720"/>
      </w:pPr>
      <w:r w:rsidRPr="00261FFB">
        <w:lastRenderedPageBreak/>
        <w:t xml:space="preserve">Environmental </w:t>
      </w:r>
      <w:r w:rsidR="00A91A45">
        <w:t>v</w:t>
      </w:r>
      <w:r w:rsidRPr="00261FFB">
        <w:t xml:space="preserve">ariance </w:t>
      </w:r>
      <w:r w:rsidR="00A91A45">
        <w:t>s</w:t>
      </w:r>
      <w:r w:rsidRPr="00261FFB">
        <w:t xml:space="preserve">imulation for </w:t>
      </w:r>
      <w:r w:rsidRPr="00261FFB">
        <w:rPr>
          <w:i/>
          <w:iCs/>
        </w:rPr>
        <w:t>mash</w:t>
      </w:r>
    </w:p>
    <w:p w14:paraId="6DD78735" w14:textId="77777777" w:rsidR="00F97BCB" w:rsidRPr="002C24E7" w:rsidRDefault="00F97BCB" w:rsidP="00A97300">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ensure that </w:t>
      </w:r>
      <w:r w:rsidRPr="002C24E7">
        <w:rPr>
          <w:rFonts w:ascii="Arial" w:hAnsi="Arial" w:cs="Arial"/>
          <w:i/>
          <w:iCs/>
          <w:color w:val="000000"/>
          <w:sz w:val="22"/>
          <w:szCs w:val="22"/>
        </w:rPr>
        <w:t xml:space="preserve">mash </w:t>
      </w:r>
      <w:r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REFX </w:t>
      </w:r>
      <w:r w:rsidRPr="003639AE">
        <w:rPr>
          <w:rFonts w:ascii="Arial" w:hAnsi="Arial" w:cs="Arial"/>
          <w:b/>
          <w:bCs/>
          <w:color w:val="000000"/>
          <w:sz w:val="22"/>
          <w:szCs w:val="22"/>
        </w:rPr>
        <w:t>Eq. 1</w:t>
      </w:r>
      <w:r w:rsidRPr="002C24E7">
        <w:rPr>
          <w:rFonts w:ascii="Arial" w:hAnsi="Arial" w:cs="Arial"/>
          <w:color w:val="000000"/>
          <w:sz w:val="22"/>
          <w:szCs w:val="22"/>
        </w:rPr>
        <w:t xml:space="preserve">, where genetic effects are exactly the same but the environmental variance differs across the sexes; we then perform a GWAS on both samples and input the simulated GWAS results into </w:t>
      </w:r>
      <w:r w:rsidRPr="002C24E7">
        <w:rPr>
          <w:rFonts w:ascii="Arial" w:hAnsi="Arial" w:cs="Arial"/>
          <w:i/>
          <w:iCs/>
          <w:color w:val="000000"/>
          <w:sz w:val="22"/>
          <w:szCs w:val="22"/>
        </w:rPr>
        <w:t>mash</w:t>
      </w:r>
      <w:r w:rsidRPr="002C24E7">
        <w:rPr>
          <w:rFonts w:ascii="Arial" w:hAnsi="Arial" w:cs="Arial"/>
          <w:color w:val="000000"/>
          <w:sz w:val="22"/>
          <w:szCs w:val="22"/>
        </w:rPr>
        <w:t xml:space="preserve">, and test whether </w:t>
      </w:r>
      <w:r w:rsidRPr="002C24E7">
        <w:rPr>
          <w:rFonts w:ascii="Arial" w:hAnsi="Arial" w:cs="Arial"/>
          <w:i/>
          <w:iCs/>
          <w:color w:val="000000"/>
          <w:sz w:val="22"/>
          <w:szCs w:val="22"/>
        </w:rPr>
        <w:t>mash</w:t>
      </w:r>
      <w:r w:rsidRPr="002C24E7">
        <w:rPr>
          <w:rFonts w:ascii="Arial" w:hAnsi="Arial" w:cs="Arial"/>
          <w:color w:val="000000"/>
          <w:sz w:val="22"/>
          <w:szCs w:val="22"/>
        </w:rPr>
        <w:t xml:space="preserve"> identifies no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in the data. We performed this simulation with various levels of heritability [0.05, 0.5], female to male environmental variance ratio [1, 1.5, 5], and numbers of causal SNPs [100, 1k, 10k]. </w:t>
      </w:r>
    </w:p>
    <w:p w14:paraId="006AF3B2" w14:textId="61FD4706" w:rsidR="00F97BCB" w:rsidRDefault="00F97BCB" w:rsidP="00A97300">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First, we created a sample of 300k individuals with randomly assigned sex. We then created a matrix of genotypes for all individuals consisting of 20K SNPs by sampling from a binomial distribution of allele frequencies from UK Biobank’s </w:t>
      </w:r>
      <w:proofErr w:type="spellStart"/>
      <w:r w:rsidRPr="002C24E7">
        <w:rPr>
          <w:rFonts w:ascii="Arial" w:hAnsi="Arial" w:cs="Arial"/>
          <w:color w:val="000000"/>
          <w:sz w:val="22"/>
          <w:szCs w:val="22"/>
        </w:rPr>
        <w:t>imputated</w:t>
      </w:r>
      <w:proofErr w:type="spellEnd"/>
      <w:r w:rsidRPr="002C24E7">
        <w:rPr>
          <w:rFonts w:ascii="Arial" w:hAnsi="Arial" w:cs="Arial"/>
          <w:color w:val="000000"/>
          <w:sz w:val="22"/>
          <w:szCs w:val="22"/>
        </w:rPr>
        <w:t xml:space="preserve">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J9LCJpc1RlbXBvcmFyeSI6ZmFsc2V9XX0="/>
          <w:id w:val="1358924024"/>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Sudlow</w:t>
          </w:r>
          <w:proofErr w:type="spellEnd"/>
          <w:r w:rsidR="003D7F7C" w:rsidRPr="003D7F7C">
            <w:rPr>
              <w:rFonts w:ascii="Arial" w:hAnsi="Arial" w:cs="Arial"/>
              <w:color w:val="000000"/>
              <w:sz w:val="22"/>
              <w:szCs w:val="22"/>
            </w:rPr>
            <w:t xml:space="preserve"> et al., 2015)</w:t>
          </w:r>
        </w:sdtContent>
      </w:sdt>
      <w:r w:rsidRPr="002C24E7">
        <w:rPr>
          <w:rFonts w:ascii="Arial" w:hAnsi="Arial" w:cs="Arial"/>
          <w:color w:val="000000"/>
          <w:sz w:val="22"/>
          <w:szCs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p w14:paraId="0A1C6445" w14:textId="7E3F53E6" w:rsidR="001B7D6F" w:rsidRDefault="001B7D6F" w:rsidP="002C24E7">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6A4E0926" w:rsidR="001B7D6F" w:rsidRPr="008C5635" w:rsidRDefault="001B7D6F" w:rsidP="007F55B5">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num>
                  <m:den>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m:t>
                        </m:r>
                      </m:e>
                    </m:nary>
                  </m:num>
                  <m:den>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den>
                </m:f>
              </m:oMath>
            </m:oMathPara>
          </w:p>
        </w:tc>
        <w:tc>
          <w:tcPr>
            <w:tcW w:w="535" w:type="dxa"/>
          </w:tcPr>
          <w:p w14:paraId="391E30A8" w14:textId="4EC29476" w:rsidR="001B7D6F" w:rsidRPr="008D0E34" w:rsidRDefault="001B7D6F" w:rsidP="007F55B5">
            <w:pPr>
              <w:spacing w:line="360" w:lineRule="auto"/>
              <w:jc w:val="right"/>
              <w:rPr>
                <w:rFonts w:ascii="Arial" w:hAnsi="Arial" w:cs="Arial"/>
              </w:rPr>
            </w:pPr>
            <w:r w:rsidRPr="008D0E34">
              <w:rPr>
                <w:rFonts w:ascii="Arial" w:hAnsi="Arial" w:cs="Arial"/>
              </w:rPr>
              <w:t>(</w:t>
            </w:r>
            <w:r>
              <w:rPr>
                <w:rFonts w:ascii="Arial" w:hAnsi="Arial" w:cs="Arial"/>
              </w:rPr>
              <w:t>12</w:t>
            </w:r>
            <w:r w:rsidRPr="008D0E34">
              <w:rPr>
                <w:rFonts w:ascii="Arial" w:hAnsi="Arial" w:cs="Arial"/>
              </w:rPr>
              <w:t>)</w:t>
            </w:r>
          </w:p>
        </w:tc>
      </w:tr>
    </w:tbl>
    <w:p w14:paraId="5E829E88" w14:textId="77777777" w:rsidR="001B7D6F" w:rsidRPr="002C24E7" w:rsidRDefault="001B7D6F" w:rsidP="002C24E7">
      <w:pPr>
        <w:pStyle w:val="NormalWeb"/>
        <w:spacing w:before="0" w:beforeAutospacing="0" w:after="0" w:afterAutospacing="0" w:line="360" w:lineRule="auto"/>
        <w:jc w:val="both"/>
        <w:rPr>
          <w:rFonts w:ascii="Arial" w:hAnsi="Arial" w:cs="Arial"/>
          <w:sz w:val="22"/>
          <w:szCs w:val="22"/>
        </w:rPr>
      </w:pPr>
    </w:p>
    <w:p w14:paraId="64598045" w14:textId="0DF9D88B" w:rsidR="00F97BCB" w:rsidRPr="002C24E7" w:rsidRDefault="00F97BCB" w:rsidP="00A97300">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 xml:space="preserve">E,  G,  </m:t>
        </m:r>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r>
          <w:rPr>
            <w:rFonts w:ascii="Cambria Math" w:hAnsi="Cambria Math" w:cs="Arial"/>
            <w:color w:val="000000"/>
            <w:sz w:val="22"/>
            <w:szCs w:val="22"/>
          </w:rPr>
          <m:t>,</m:t>
        </m:r>
      </m:oMath>
      <w:r w:rsidRPr="002C24E7">
        <w:rPr>
          <w:rFonts w:ascii="Arial" w:hAnsi="Arial" w:cs="Arial"/>
          <w:color w:val="000000"/>
          <w:sz w:val="22"/>
          <w:szCs w:val="22"/>
        </w:rPr>
        <w:t xml:space="preserve"> and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represents the simulated environmental effect, genetic effect, effect size at site </w:t>
      </w:r>
      <m:oMath>
        <m:r>
          <w:rPr>
            <w:rFonts w:ascii="Cambria Math" w:hAnsi="Cambria Math" w:cs="Arial"/>
            <w:color w:val="000000"/>
            <w:sz w:val="22"/>
            <w:szCs w:val="22"/>
          </w:rPr>
          <m:t>i</m:t>
        </m:r>
      </m:oMath>
      <w:r w:rsidRPr="002C24E7">
        <w:rPr>
          <w:rFonts w:ascii="Arial" w:hAnsi="Arial" w:cs="Arial"/>
          <w:color w:val="000000"/>
          <w:sz w:val="22"/>
          <w:szCs w:val="22"/>
        </w:rPr>
        <w:t xml:space="preserve">, allele frequency at site </w:t>
      </w:r>
      <m:oMath>
        <m:r>
          <w:rPr>
            <w:rFonts w:ascii="Cambria Math" w:hAnsi="Cambria Math" w:cs="Arial"/>
            <w:color w:val="000000"/>
            <w:sz w:val="22"/>
            <w:szCs w:val="22"/>
          </w:rPr>
          <m:t>i</m:t>
        </m:r>
      </m:oMath>
      <w:r w:rsidRPr="002C24E7">
        <w:rPr>
          <w:rFonts w:ascii="Arial" w:hAnsi="Arial" w:cs="Arial"/>
          <w:color w:val="000000"/>
          <w:sz w:val="22"/>
          <w:szCs w:val="22"/>
        </w:rPr>
        <w:t xml:space="preserve">, and heritability, respectively.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2C24E7">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2C24E7">
        <w:rPr>
          <w:rFonts w:ascii="Arial" w:hAnsi="Arial" w:cs="Arial"/>
          <w:color w:val="000000"/>
          <w:sz w:val="22"/>
          <w:szCs w:val="22"/>
        </w:rPr>
        <w:t xml:space="preserve">. Afterwards, for each individual, we sampled environmental effects from a Normal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F2761A">
        <w:tc>
          <w:tcPr>
            <w:tcW w:w="8815" w:type="dxa"/>
          </w:tcPr>
          <w:p w14:paraId="0F488F2D" w14:textId="6E05F5F7" w:rsidR="0004741C" w:rsidRPr="008C5635" w:rsidRDefault="0097211F" w:rsidP="007F55B5">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535" w:type="dxa"/>
          </w:tcPr>
          <w:p w14:paraId="6DA972D5" w14:textId="37EB8183" w:rsidR="0004741C" w:rsidRPr="008D0E34" w:rsidRDefault="0004741C" w:rsidP="007F55B5">
            <w:pPr>
              <w:spacing w:line="360" w:lineRule="auto"/>
              <w:jc w:val="right"/>
              <w:rPr>
                <w:rFonts w:ascii="Arial" w:hAnsi="Arial" w:cs="Arial"/>
              </w:rPr>
            </w:pPr>
            <w:r w:rsidRPr="008D0E34">
              <w:rPr>
                <w:rFonts w:ascii="Arial" w:hAnsi="Arial" w:cs="Arial"/>
              </w:rPr>
              <w:t>(</w:t>
            </w:r>
            <w:r>
              <w:rPr>
                <w:rFonts w:ascii="Arial" w:hAnsi="Arial" w:cs="Arial"/>
              </w:rPr>
              <w:t>13</w:t>
            </w:r>
            <w:r w:rsidRPr="008D0E34">
              <w:rPr>
                <w:rFonts w:ascii="Arial" w:hAnsi="Arial" w:cs="Arial"/>
              </w:rPr>
              <w:t>)</w:t>
            </w:r>
          </w:p>
        </w:tc>
      </w:tr>
    </w:tbl>
    <w:p w14:paraId="5FE27FAA" w14:textId="77777777" w:rsidR="0004741C" w:rsidRDefault="0004741C" w:rsidP="002C24E7">
      <w:pPr>
        <w:pStyle w:val="NormalWeb"/>
        <w:spacing w:before="0" w:beforeAutospacing="0" w:after="0" w:afterAutospacing="0" w:line="360" w:lineRule="auto"/>
        <w:rPr>
          <w:rFonts w:ascii="Arial" w:hAnsi="Arial" w:cs="Arial"/>
          <w:color w:val="000000"/>
          <w:sz w:val="22"/>
          <w:szCs w:val="22"/>
        </w:rPr>
      </w:pPr>
    </w:p>
    <w:p w14:paraId="452EEBA3" w14:textId="06156ABC" w:rsidR="00F97BCB" w:rsidRPr="002C24E7" w:rsidRDefault="00F97BCB" w:rsidP="00A97300">
      <w:pPr>
        <w:pStyle w:val="NormalWeb"/>
        <w:spacing w:line="360" w:lineRule="auto"/>
        <w:jc w:val="both"/>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y</m:t>
        </m:r>
      </m:oMath>
      <w:r w:rsidRPr="002C24E7">
        <w:rPr>
          <w:rFonts w:ascii="Arial" w:hAnsi="Arial" w:cs="Arial"/>
          <w:color w:val="000000"/>
          <w:sz w:val="22"/>
          <w:szCs w:val="22"/>
        </w:rPr>
        <w:t xml:space="preserve"> represents the phenotype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2C24E7">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2C24E7">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00E319FD">
        <w:rPr>
          <w:rFonts w:ascii="Arial" w:hAnsi="Arial" w:cs="Arial"/>
          <w:iCs/>
          <w:color w:val="000000"/>
          <w:sz w:val="22"/>
          <w:szCs w:val="22"/>
        </w:rPr>
        <w:t xml:space="preserve"> </w:t>
      </w:r>
      <w:r w:rsidRPr="002C24E7">
        <w:rPr>
          <w:rFonts w:ascii="Arial" w:hAnsi="Arial" w:cs="Arial"/>
          <w:color w:val="000000"/>
          <w:sz w:val="22"/>
          <w:szCs w:val="22"/>
        </w:rPr>
        <w:t xml:space="preserve">individual. With the phenotype, genotype and environmental effect, we obtained the estimated effect size, </w:t>
      </w:r>
      <m:oMath>
        <m:acc>
          <m:accPr>
            <m:ctrlPr>
              <w:rPr>
                <w:rFonts w:ascii="Cambria Math" w:hAnsi="Cambria Math" w:cs="Arial"/>
                <w:i/>
                <w:color w:val="000000"/>
                <w:sz w:val="22"/>
                <w:szCs w:val="22"/>
              </w:rPr>
            </m:ctrlPr>
          </m:accPr>
          <m:e>
            <m:r>
              <w:rPr>
                <w:rFonts w:ascii="Cambria Math" w:hAnsi="Cambria Math" w:cs="Arial"/>
                <w:color w:val="000000"/>
                <w:sz w:val="22"/>
                <w:szCs w:val="22"/>
              </w:rPr>
              <m:t>β</m:t>
            </m:r>
          </m:e>
        </m:acc>
      </m:oMath>
      <w:r w:rsidRPr="002C24E7">
        <w:rPr>
          <w:rFonts w:ascii="Arial" w:hAnsi="Arial" w:cs="Arial"/>
          <w:color w:val="000000"/>
          <w:sz w:val="22"/>
          <w:szCs w:val="22"/>
        </w:rPr>
        <w:t xml:space="preserve">, using linear regression for all 20k SNPs as input into </w:t>
      </w:r>
      <w:r w:rsidRPr="002C24E7">
        <w:rPr>
          <w:rFonts w:ascii="Arial" w:hAnsi="Arial" w:cs="Arial"/>
          <w:i/>
          <w:iCs/>
          <w:color w:val="000000"/>
          <w:sz w:val="22"/>
          <w:szCs w:val="22"/>
        </w:rPr>
        <w:t>mash</w:t>
      </w:r>
      <w:r w:rsidRPr="002C24E7">
        <w:rPr>
          <w:rFonts w:ascii="Arial" w:hAnsi="Arial" w:cs="Arial"/>
          <w:color w:val="000000"/>
          <w:sz w:val="22"/>
          <w:szCs w:val="22"/>
        </w:rPr>
        <w:t>. </w:t>
      </w:r>
    </w:p>
    <w:p w14:paraId="3412A229" w14:textId="5DEBC309" w:rsidR="00F97BCB" w:rsidRPr="002C24E7" w:rsidRDefault="00F97BCB" w:rsidP="00A97300">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 xml:space="preserve">For nearly all parameters, out of the weights on matrices with effect, the majority was on the matrix for perfect correlation, equal magnitude (REFX </w:t>
      </w:r>
      <w:del w:id="640" w:author="Harpak, Arbel" w:date="2022-03-30T12:14:00Z">
        <w:r w:rsidRPr="002C24E7" w:rsidDel="00A2008C">
          <w:rPr>
            <w:rFonts w:ascii="Arial" w:hAnsi="Arial" w:cs="Arial"/>
            <w:b/>
            <w:bCs/>
            <w:color w:val="000000"/>
            <w:sz w:val="22"/>
            <w:szCs w:val="22"/>
          </w:rPr>
          <w:delText xml:space="preserve">Fig </w:delText>
        </w:r>
      </w:del>
      <w:ins w:id="641" w:author="Harpak, Arbel" w:date="2022-03-30T12:14:00Z">
        <w:r w:rsidR="00A2008C">
          <w:rPr>
            <w:rFonts w:ascii="Arial" w:hAnsi="Arial" w:cs="Arial"/>
            <w:b/>
            <w:bCs/>
            <w:color w:val="000000"/>
            <w:sz w:val="22"/>
            <w:szCs w:val="22"/>
          </w:rPr>
          <w:t xml:space="preserve">Fig. </w:t>
        </w:r>
      </w:ins>
      <w:r w:rsidRPr="002C24E7">
        <w:rPr>
          <w:rFonts w:ascii="Arial" w:hAnsi="Arial" w:cs="Arial"/>
          <w:b/>
          <w:bCs/>
          <w:color w:val="000000"/>
          <w:sz w:val="22"/>
          <w:szCs w:val="22"/>
        </w:rPr>
        <w:t>S</w:t>
      </w:r>
      <w:r w:rsidR="00FA04AD">
        <w:rPr>
          <w:rFonts w:ascii="Arial" w:hAnsi="Arial" w:cs="Arial"/>
          <w:b/>
          <w:bCs/>
          <w:color w:val="000000"/>
          <w:sz w:val="22"/>
          <w:szCs w:val="22"/>
        </w:rPr>
        <w:t>6</w:t>
      </w:r>
      <w:r w:rsidRPr="002C24E7">
        <w:rPr>
          <w:rFonts w:ascii="Arial" w:hAnsi="Arial" w:cs="Arial"/>
          <w:color w:val="000000"/>
          <w:sz w:val="22"/>
          <w:szCs w:val="22"/>
        </w:rPr>
        <w:t>). As the number of causal SNPs increased, the weight on the no-effect covariance matrix decreased accordingly. Based on these results, we determined that mash was not capturing differences in environmental variance when estimating mixture proportions.</w:t>
      </w:r>
    </w:p>
    <w:p w14:paraId="49E3BF7C" w14:textId="77777777" w:rsidR="00F97BCB" w:rsidRPr="002C24E7" w:rsidRDefault="00F97BCB" w:rsidP="002C24E7">
      <w:pPr>
        <w:spacing w:line="360" w:lineRule="auto"/>
        <w:rPr>
          <w:rFonts w:ascii="Arial" w:hAnsi="Arial" w:cs="Arial"/>
          <w:sz w:val="20"/>
          <w:szCs w:val="20"/>
        </w:rPr>
      </w:pPr>
    </w:p>
    <w:p w14:paraId="4135C18D" w14:textId="26FA0ACC" w:rsidR="00F97BCB" w:rsidRPr="002C24E7" w:rsidRDefault="00F97BCB" w:rsidP="004822A7">
      <w:pPr>
        <w:pStyle w:val="Heading2"/>
      </w:pPr>
      <w:r w:rsidRPr="002C24E7">
        <w:t xml:space="preserve">Evaluating the </w:t>
      </w:r>
      <w:r w:rsidR="00065AE4">
        <w:t>p</w:t>
      </w:r>
      <w:r w:rsidRPr="002C24E7">
        <w:t xml:space="preserve">erformance of </w:t>
      </w:r>
      <w:r w:rsidR="00065AE4">
        <w:t>s</w:t>
      </w:r>
      <w:r w:rsidRPr="002C24E7">
        <w:t>ex-</w:t>
      </w:r>
      <w:r w:rsidR="00065AE4">
        <w:t>sp</w:t>
      </w:r>
      <w:r w:rsidRPr="002C24E7">
        <w:t xml:space="preserve">ecific </w:t>
      </w:r>
      <w:r w:rsidR="00065AE4">
        <w:t>p</w:t>
      </w:r>
      <w:r w:rsidRPr="002C24E7">
        <w:t xml:space="preserve">olygenic </w:t>
      </w:r>
      <w:r w:rsidR="00065AE4">
        <w:t>s</w:t>
      </w:r>
      <w:r w:rsidRPr="002C24E7">
        <w:t>cores</w:t>
      </w:r>
    </w:p>
    <w:p w14:paraId="464F1F54" w14:textId="0C6FAD05"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We calculated polygenic scores (PGS) for three models to test differences in prediction:</w:t>
      </w:r>
    </w:p>
    <w:p w14:paraId="334D483F" w14:textId="77777777" w:rsidR="00926D87" w:rsidRPr="002C24E7" w:rsidRDefault="00926D87" w:rsidP="002C24E7">
      <w:pPr>
        <w:pStyle w:val="NormalWeb"/>
        <w:spacing w:before="0" w:beforeAutospacing="0" w:after="0" w:afterAutospacing="0" w:line="360" w:lineRule="auto"/>
        <w:jc w:val="both"/>
        <w:rPr>
          <w:rFonts w:ascii="Arial" w:hAnsi="Arial" w:cs="Arial"/>
          <w:sz w:val="22"/>
          <w:szCs w:val="22"/>
        </w:rPr>
      </w:pPr>
    </w:p>
    <w:p w14:paraId="6471C2F0" w14:textId="77777777" w:rsidR="00F97BCB" w:rsidRPr="002C24E7"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Additive model based on both-sex GWAS summary statistics </w:t>
      </w:r>
    </w:p>
    <w:p w14:paraId="7B5060D4" w14:textId="77777777" w:rsidR="00F97BCB" w:rsidRPr="002C24E7"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additive model based on sex-specific GWAS summary statistics</w:t>
      </w:r>
    </w:p>
    <w:p w14:paraId="559F9794" w14:textId="43E8BE13" w:rsidR="00F97BCB"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 aware model based on posterior sex-specific effect </w:t>
      </w:r>
      <w:r w:rsidR="00926D87" w:rsidRPr="002C24E7">
        <w:rPr>
          <w:rFonts w:ascii="Arial" w:hAnsi="Arial" w:cs="Arial"/>
          <w:color w:val="000000"/>
          <w:sz w:val="22"/>
          <w:szCs w:val="22"/>
        </w:rPr>
        <w:t>estimates (</w:t>
      </w:r>
      <w:r w:rsidRPr="002C24E7">
        <w:rPr>
          <w:rFonts w:ascii="Arial" w:hAnsi="Arial" w:cs="Arial"/>
          <w:color w:val="000000"/>
          <w:sz w:val="22"/>
          <w:szCs w:val="22"/>
        </w:rPr>
        <w:t xml:space="preserve">REFX Section </w:t>
      </w:r>
      <w:r w:rsidRPr="00D07DAA">
        <w:rPr>
          <w:rFonts w:ascii="Arial" w:hAnsi="Arial" w:cs="Arial"/>
          <w:b/>
          <w:bCs/>
          <w:color w:val="000000"/>
          <w:sz w:val="22"/>
          <w:szCs w:val="22"/>
        </w:rPr>
        <w:t xml:space="preserve">Posterior </w:t>
      </w:r>
      <w:r w:rsidR="00D07DAA" w:rsidRPr="00D07DAA">
        <w:rPr>
          <w:rFonts w:ascii="Arial" w:hAnsi="Arial" w:cs="Arial"/>
          <w:b/>
          <w:bCs/>
          <w:color w:val="000000"/>
          <w:sz w:val="22"/>
          <w:szCs w:val="22"/>
        </w:rPr>
        <w:t>e</w:t>
      </w:r>
      <w:r w:rsidRPr="00D07DAA">
        <w:rPr>
          <w:rFonts w:ascii="Arial" w:hAnsi="Arial" w:cs="Arial"/>
          <w:b/>
          <w:bCs/>
          <w:color w:val="000000"/>
          <w:sz w:val="22"/>
          <w:szCs w:val="22"/>
        </w:rPr>
        <w:t xml:space="preserve">stimates of </w:t>
      </w:r>
      <w:r w:rsidR="00D07DAA" w:rsidRPr="00D07DAA">
        <w:rPr>
          <w:rFonts w:ascii="Arial" w:hAnsi="Arial" w:cs="Arial"/>
          <w:b/>
          <w:bCs/>
          <w:color w:val="000000"/>
          <w:sz w:val="22"/>
          <w:szCs w:val="22"/>
        </w:rPr>
        <w:t>s</w:t>
      </w:r>
      <w:r w:rsidRPr="00D07DAA">
        <w:rPr>
          <w:rFonts w:ascii="Arial" w:hAnsi="Arial" w:cs="Arial"/>
          <w:b/>
          <w:bCs/>
          <w:color w:val="000000"/>
          <w:sz w:val="22"/>
          <w:szCs w:val="22"/>
        </w:rPr>
        <w:t>ex-</w:t>
      </w:r>
      <w:r w:rsidR="00D07DAA" w:rsidRPr="00D07DAA">
        <w:rPr>
          <w:rFonts w:ascii="Arial" w:hAnsi="Arial" w:cs="Arial"/>
          <w:b/>
          <w:bCs/>
          <w:color w:val="000000"/>
          <w:sz w:val="22"/>
          <w:szCs w:val="22"/>
        </w:rPr>
        <w:t>s</w:t>
      </w:r>
      <w:r w:rsidRPr="00D07DAA">
        <w:rPr>
          <w:rFonts w:ascii="Arial" w:hAnsi="Arial" w:cs="Arial"/>
          <w:b/>
          <w:bCs/>
          <w:color w:val="000000"/>
          <w:sz w:val="22"/>
          <w:szCs w:val="22"/>
        </w:rPr>
        <w:t xml:space="preserve">pecific </w:t>
      </w:r>
      <w:r w:rsidR="00D07DAA" w:rsidRPr="00D07DAA">
        <w:rPr>
          <w:rFonts w:ascii="Arial" w:hAnsi="Arial" w:cs="Arial"/>
          <w:b/>
          <w:bCs/>
          <w:color w:val="000000"/>
          <w:sz w:val="22"/>
          <w:szCs w:val="22"/>
        </w:rPr>
        <w:t>e</w:t>
      </w:r>
      <w:r w:rsidRPr="00D07DAA">
        <w:rPr>
          <w:rFonts w:ascii="Arial" w:hAnsi="Arial" w:cs="Arial"/>
          <w:b/>
          <w:bCs/>
          <w:color w:val="000000"/>
          <w:sz w:val="22"/>
          <w:szCs w:val="22"/>
        </w:rPr>
        <w:t xml:space="preserve">ffect </w:t>
      </w:r>
      <w:r w:rsidR="00D07DAA" w:rsidRPr="00D07DAA">
        <w:rPr>
          <w:rFonts w:ascii="Arial" w:hAnsi="Arial" w:cs="Arial"/>
          <w:b/>
          <w:bCs/>
          <w:color w:val="000000"/>
          <w:sz w:val="22"/>
          <w:szCs w:val="22"/>
        </w:rPr>
        <w:t>s</w:t>
      </w:r>
      <w:r w:rsidRPr="00D07DAA">
        <w:rPr>
          <w:rFonts w:ascii="Arial" w:hAnsi="Arial" w:cs="Arial"/>
          <w:b/>
          <w:bCs/>
          <w:color w:val="000000"/>
          <w:sz w:val="22"/>
          <w:szCs w:val="22"/>
        </w:rPr>
        <w:t>izes</w:t>
      </w:r>
      <w:r w:rsidRPr="00D07DAA">
        <w:rPr>
          <w:rFonts w:ascii="Arial" w:hAnsi="Arial" w:cs="Arial"/>
          <w:color w:val="000000"/>
          <w:sz w:val="22"/>
          <w:szCs w:val="22"/>
        </w:rPr>
        <w:t>) </w:t>
      </w:r>
      <w:r w:rsidRPr="002C24E7">
        <w:rPr>
          <w:rFonts w:ascii="Arial" w:hAnsi="Arial" w:cs="Arial"/>
          <w:color w:val="000000"/>
          <w:sz w:val="22"/>
          <w:szCs w:val="22"/>
        </w:rPr>
        <w:t> </w:t>
      </w:r>
    </w:p>
    <w:p w14:paraId="7047C579" w14:textId="77777777" w:rsidR="00926D87" w:rsidRPr="002C24E7" w:rsidRDefault="00926D87" w:rsidP="00926D87">
      <w:pPr>
        <w:pStyle w:val="NormalWeb"/>
        <w:spacing w:before="0" w:beforeAutospacing="0" w:after="0" w:afterAutospacing="0" w:line="360" w:lineRule="auto"/>
        <w:jc w:val="both"/>
        <w:textAlignment w:val="baseline"/>
        <w:rPr>
          <w:rFonts w:ascii="Arial" w:hAnsi="Arial" w:cs="Arial"/>
          <w:color w:val="000000"/>
          <w:sz w:val="22"/>
          <w:szCs w:val="22"/>
        </w:rPr>
      </w:pPr>
    </w:p>
    <w:p w14:paraId="6686FEA0" w14:textId="6A63F64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process is illustrated in the following diagram (REFX </w:t>
      </w:r>
      <w:r w:rsidR="00C17182" w:rsidRPr="00BF259C">
        <w:rPr>
          <w:rFonts w:ascii="Arial" w:hAnsi="Arial" w:cs="Arial"/>
          <w:b/>
          <w:bCs/>
          <w:color w:val="000000"/>
          <w:sz w:val="22"/>
          <w:szCs w:val="22"/>
        </w:rPr>
        <w:t>Fig. S8</w:t>
      </w:r>
      <w:r w:rsidRPr="002C24E7">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fSwiaXNUZW1wb3JhcnkiOmZhbHNlfV19"/>
          <w:id w:val="-1973734661"/>
          <w:placeholder>
            <w:docPart w:val="DefaultPlaceholder_-1854013440"/>
          </w:placeholder>
        </w:sdtPr>
        <w:sdtEndPr/>
        <w:sdtContent>
          <w:r w:rsidR="003D7F7C" w:rsidRPr="003D7F7C">
            <w:rPr>
              <w:rFonts w:ascii="Arial" w:hAnsi="Arial" w:cs="Arial"/>
              <w:color w:val="000000"/>
              <w:sz w:val="22"/>
              <w:szCs w:val="22"/>
            </w:rPr>
            <w:t>(Choi et al., 2020)</w:t>
          </w:r>
        </w:sdtContent>
      </w:sdt>
      <w:r w:rsidRPr="002C24E7">
        <w:rPr>
          <w:rFonts w:ascii="Arial" w:hAnsi="Arial" w:cs="Arial"/>
          <w:color w:val="000000"/>
          <w:sz w:val="22"/>
          <w:szCs w:val="22"/>
        </w:rPr>
        <w:t>.</w:t>
      </w:r>
    </w:p>
    <w:p w14:paraId="63E3359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First, for each phenotype, we split the sample of unrelated White British individuals into a test set of 25k individuals randomly sampled from each sex and a training set with the remaining individuals. Second, we re-ran GWAS on the training set following the same procedure above (REFX </w:t>
      </w:r>
      <w:r w:rsidRPr="007A0EA0">
        <w:rPr>
          <w:rFonts w:ascii="Arial" w:hAnsi="Arial" w:cs="Arial"/>
          <w:b/>
          <w:bCs/>
          <w:color w:val="000000"/>
          <w:sz w:val="22"/>
          <w:szCs w:val="22"/>
        </w:rPr>
        <w:t>GWAS</w:t>
      </w:r>
      <w:r w:rsidRPr="002C24E7">
        <w:rPr>
          <w:rFonts w:ascii="Arial" w:hAnsi="Arial" w:cs="Arial"/>
          <w:color w:val="000000"/>
          <w:sz w:val="22"/>
          <w:szCs w:val="22"/>
        </w:rPr>
        <w:t xml:space="preserve">), generating both-sex, female-specific, and male-specific summary statistics. Third, to obtain posterior estimates, we input the effect sizes and standard errors from the male-specific and female-specific GWAS into </w:t>
      </w:r>
      <w:r w:rsidRPr="002C24E7">
        <w:rPr>
          <w:rFonts w:ascii="Arial" w:hAnsi="Arial" w:cs="Arial"/>
          <w:i/>
          <w:iCs/>
          <w:color w:val="000000"/>
          <w:sz w:val="22"/>
          <w:szCs w:val="22"/>
        </w:rPr>
        <w:t>mash</w:t>
      </w:r>
      <w:r w:rsidRPr="002C24E7">
        <w:rPr>
          <w:rFonts w:ascii="Arial" w:hAnsi="Arial" w:cs="Arial"/>
          <w:color w:val="000000"/>
          <w:sz w:val="22"/>
          <w:szCs w:val="22"/>
        </w:rPr>
        <w:t xml:space="preserve">, and took the average of 100 mixture proportions to fit the </w:t>
      </w:r>
      <w:r w:rsidRPr="002C24E7">
        <w:rPr>
          <w:rFonts w:ascii="Arial" w:hAnsi="Arial" w:cs="Arial"/>
          <w:i/>
          <w:iCs/>
          <w:color w:val="000000"/>
          <w:sz w:val="22"/>
          <w:szCs w:val="22"/>
        </w:rPr>
        <w:t>mash</w:t>
      </w:r>
      <w:r w:rsidRPr="002C24E7">
        <w:rPr>
          <w:rFonts w:ascii="Arial" w:hAnsi="Arial" w:cs="Arial"/>
          <w:color w:val="000000"/>
          <w:sz w:val="22"/>
          <w:szCs w:val="22"/>
        </w:rPr>
        <w:t xml:space="preserve"> model and estimate the posterior mean and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We then sorted SNPs by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and matched it to a sorted list of p-values taken from the same GWAS summary statistics. </w:t>
      </w:r>
    </w:p>
    <w:p w14:paraId="1E8C9AAF" w14:textId="0B395BF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Afterwards, we performed clumping three times for the additive model (both-sex, male-specific, and female-specific GWAS) and two times for the covariance-aware model (male and female posterior estimates) to produce a subsets of SNPs that are relatively independent using</w:t>
      </w:r>
      <w:r w:rsidRPr="002C24E7">
        <w:rPr>
          <w:rFonts w:ascii="Arial" w:hAnsi="Arial" w:cs="Arial"/>
          <w:i/>
          <w:iCs/>
          <w:color w:val="000000"/>
          <w:sz w:val="22"/>
          <w:szCs w:val="22"/>
        </w:rPr>
        <w:t xml:space="preserve"> plink 1.9 beta</w:t>
      </w:r>
      <w:r w:rsidRPr="002C24E7">
        <w:rPr>
          <w:rFonts w:ascii="Arial" w:hAnsi="Arial" w:cs="Arial"/>
          <w:color w:val="000000"/>
          <w:sz w:val="22"/>
          <w:szCs w:val="22"/>
        </w:rPr>
        <w:t xml:space="preserve">’s </w:t>
      </w:r>
      <w:r w:rsidRPr="005A6CF4">
        <w:rPr>
          <w:rFonts w:ascii="Consolas" w:hAnsi="Consolas" w:cs="Arial"/>
          <w:color w:val="000000"/>
          <w:sz w:val="22"/>
          <w:szCs w:val="22"/>
        </w:rPr>
        <w:t xml:space="preserve">--clump </w:t>
      </w:r>
      <w:r w:rsidRPr="002C24E7">
        <w:rPr>
          <w:rFonts w:ascii="Arial" w:hAnsi="Arial" w:cs="Arial"/>
          <w:color w:val="000000"/>
          <w:sz w:val="22"/>
          <w:szCs w:val="22"/>
        </w:rPr>
        <w:t xml:space="preserve">command, removing SNPs with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2C24E7">
        <w:rPr>
          <w:rFonts w:ascii="Arial" w:hAnsi="Arial" w:cs="Arial"/>
          <w:color w:val="000000"/>
          <w:sz w:val="22"/>
          <w:szCs w:val="22"/>
        </w:rPr>
        <w:t xml:space="preserve"> or within 250kb. For LD 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J9LCJpc1RlbXBvcmFyeSI6ZmFsc2V9XX0="/>
          <w:id w:val="2104987889"/>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Auton</w:t>
          </w:r>
          <w:proofErr w:type="spellEnd"/>
          <w:r w:rsidR="003D7F7C" w:rsidRPr="003D7F7C">
            <w:rPr>
              <w:rFonts w:ascii="Arial" w:hAnsi="Arial" w:cs="Arial"/>
              <w:color w:val="000000"/>
              <w:sz w:val="22"/>
              <w:szCs w:val="22"/>
            </w:rPr>
            <w:t xml:space="preserve"> et al., 2015)</w:t>
          </w:r>
        </w:sdtContent>
      </w:sdt>
      <w:r w:rsidR="00F01287">
        <w:rPr>
          <w:rFonts w:ascii="Arial" w:hAnsi="Arial" w:cs="Arial"/>
          <w:color w:val="000000"/>
          <w:sz w:val="22"/>
          <w:szCs w:val="22"/>
        </w:rPr>
        <w:t>.</w:t>
      </w:r>
    </w:p>
    <w:p w14:paraId="1316EC77" w14:textId="2EBB376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2C24E7">
        <w:rPr>
          <w:rFonts w:ascii="Arial" w:hAnsi="Arial" w:cs="Arial"/>
          <w:i/>
          <w:iCs/>
          <w:color w:val="000000"/>
          <w:sz w:val="22"/>
          <w:szCs w:val="22"/>
        </w:rPr>
        <w:t xml:space="preserve">plink 2.0 alpha’s </w:t>
      </w:r>
      <w:r w:rsidRPr="005A6CF4">
        <w:rPr>
          <w:rFonts w:ascii="Consolas" w:hAnsi="Consolas" w:cs="Arial"/>
          <w:color w:val="000000"/>
          <w:sz w:val="22"/>
          <w:szCs w:val="22"/>
        </w:rPr>
        <w:t>--score</w:t>
      </w:r>
      <w:r w:rsidRPr="002C24E7">
        <w:rPr>
          <w:rFonts w:ascii="Arial" w:hAnsi="Arial" w:cs="Arial"/>
          <w:color w:val="000000"/>
          <w:sz w:val="22"/>
          <w:szCs w:val="22"/>
        </w:rPr>
        <w:t xml:space="preserve"> command along with the </w:t>
      </w:r>
      <w:r w:rsidRPr="005A6CF4">
        <w:rPr>
          <w:rFonts w:ascii="Consolas" w:hAnsi="Consolas" w:cs="Arial"/>
          <w:color w:val="000000"/>
          <w:sz w:val="22"/>
          <w:szCs w:val="22"/>
        </w:rPr>
        <w:t>--q-score-range</w:t>
      </w:r>
      <w:r w:rsidRPr="002C24E7">
        <w:rPr>
          <w:rFonts w:ascii="Arial" w:hAnsi="Arial" w:cs="Arial"/>
          <w:color w:val="000000"/>
          <w:sz w:val="22"/>
          <w:szCs w:val="22"/>
        </w:rPr>
        <w:t xml:space="preserve"> flag to repeat the PGS computation </w:t>
      </w:r>
      <w:r w:rsidRPr="002C24E7">
        <w:rPr>
          <w:rFonts w:ascii="Arial" w:hAnsi="Arial" w:cs="Arial"/>
          <w:color w:val="000000"/>
          <w:sz w:val="22"/>
          <w:szCs w:val="22"/>
        </w:rPr>
        <w:lastRenderedPageBreak/>
        <w:t xml:space="preserve">over a range of p-value thresholds [1, 0.01, 1e-5, 1e-8]. Therefore, a total of 20 PGS runs are performed for each trait over the combination of five models and four p-value thresholds (REFX </w:t>
      </w:r>
      <w:r w:rsidR="000E48F2" w:rsidRPr="000E48F2">
        <w:rPr>
          <w:rFonts w:ascii="Arial" w:hAnsi="Arial" w:cs="Arial"/>
          <w:b/>
          <w:bCs/>
          <w:color w:val="000000"/>
          <w:sz w:val="22"/>
          <w:szCs w:val="22"/>
        </w:rPr>
        <w:t>Fig</w:t>
      </w:r>
      <w:r w:rsidR="000E48F2">
        <w:rPr>
          <w:rFonts w:ascii="Arial" w:hAnsi="Arial" w:cs="Arial"/>
          <w:b/>
          <w:bCs/>
          <w:color w:val="000000"/>
          <w:sz w:val="22"/>
          <w:szCs w:val="22"/>
        </w:rPr>
        <w:t>.</w:t>
      </w:r>
      <w:r w:rsidR="000E48F2" w:rsidRPr="000E48F2">
        <w:rPr>
          <w:rFonts w:ascii="Arial" w:hAnsi="Arial" w:cs="Arial"/>
          <w:b/>
          <w:bCs/>
          <w:color w:val="000000"/>
          <w:sz w:val="22"/>
          <w:szCs w:val="22"/>
        </w:rPr>
        <w:t xml:space="preserve"> S8</w:t>
      </w:r>
      <w:r w:rsidR="00AB543A">
        <w:rPr>
          <w:rFonts w:ascii="Arial" w:hAnsi="Arial" w:cs="Arial"/>
          <w:b/>
          <w:bCs/>
          <w:color w:val="000000"/>
          <w:sz w:val="22"/>
          <w:szCs w:val="22"/>
        </w:rPr>
        <w:t>B</w:t>
      </w:r>
      <w:r w:rsidRPr="002C24E7">
        <w:rPr>
          <w:rFonts w:ascii="Arial" w:hAnsi="Arial" w:cs="Arial"/>
          <w:color w:val="000000"/>
          <w:sz w:val="22"/>
          <w:szCs w:val="22"/>
        </w:rPr>
        <w:t>). </w:t>
      </w:r>
    </w:p>
    <w:p w14:paraId="717A503E" w14:textId="0F5549F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2C24E7">
        <w:rPr>
          <w:rFonts w:ascii="Arial" w:hAnsi="Arial" w:cs="Arial"/>
          <w:color w:val="000000"/>
          <w:sz w:val="22"/>
          <w:szCs w:val="22"/>
        </w:rPr>
        <w:t>for the following, </w:t>
      </w:r>
    </w:p>
    <w:p w14:paraId="7C655182" w14:textId="0180EA3B"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4E3E0EB0" w14:textId="77777777" w:rsidTr="00F2761A">
        <w:tc>
          <w:tcPr>
            <w:tcW w:w="8815" w:type="dxa"/>
          </w:tcPr>
          <w:p w14:paraId="4D8DA305" w14:textId="77777777" w:rsidR="0004741C" w:rsidRPr="0004741C" w:rsidRDefault="0004741C" w:rsidP="007F55B5">
            <w:pPr>
              <w:spacing w:line="360" w:lineRule="auto"/>
              <w:jc w:val="center"/>
              <w:rPr>
                <w:rFonts w:ascii="Arial" w:eastAsiaTheme="minorEastAsia" w:hAnsi="Arial"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04741C" w:rsidRDefault="0004741C" w:rsidP="007F55B5">
            <w:pPr>
              <w:spacing w:line="360" w:lineRule="auto"/>
              <w:jc w:val="center"/>
              <w:rPr>
                <w:rFonts w:ascii="Arial" w:eastAsiaTheme="minorEastAsia" w:hAnsi="Arial"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8C5635" w:rsidRDefault="0004741C" w:rsidP="007F55B5">
            <w:pPr>
              <w:spacing w:line="360" w:lineRule="auto"/>
              <w:jc w:val="center"/>
              <w:rPr>
                <w:rFonts w:ascii="Arial" w:hAnsi="Arial" w:cs="Arial"/>
              </w:rPr>
            </w:pPr>
            <m:oMath>
              <m:r>
                <w:rPr>
                  <w:rFonts w:ascii="Cambria Math" w:hAnsi="Cambria Math" w:cs="Arial"/>
                </w:rPr>
                <m:t>M: male PGS</m:t>
              </m:r>
            </m:oMath>
            <w:r>
              <w:rPr>
                <w:rFonts w:ascii="Arial" w:eastAsiaTheme="minorEastAsia" w:hAnsi="Arial" w:cs="Arial"/>
              </w:rPr>
              <w:t xml:space="preserve">     </w:t>
            </w:r>
            <m:oMath>
              <m:r>
                <w:rPr>
                  <w:rFonts w:ascii="Cambria Math" w:eastAsiaTheme="minorEastAsia" w:hAnsi="Cambria Math" w:cs="Arial"/>
                </w:rPr>
                <m:t>F:female PGS</m:t>
              </m:r>
            </m:oMath>
          </w:p>
        </w:tc>
        <w:tc>
          <w:tcPr>
            <w:tcW w:w="535" w:type="dxa"/>
          </w:tcPr>
          <w:p w14:paraId="4514E911" w14:textId="7A236BA7" w:rsidR="0004741C" w:rsidRPr="008D0E34" w:rsidRDefault="0004741C" w:rsidP="007F55B5">
            <w:pPr>
              <w:spacing w:line="360" w:lineRule="auto"/>
              <w:jc w:val="right"/>
              <w:rPr>
                <w:rFonts w:ascii="Arial" w:hAnsi="Arial" w:cs="Arial"/>
              </w:rPr>
            </w:pPr>
            <w:r w:rsidRPr="008D0E34">
              <w:rPr>
                <w:rFonts w:ascii="Arial" w:hAnsi="Arial" w:cs="Arial"/>
              </w:rPr>
              <w:t>(</w:t>
            </w:r>
            <w:r>
              <w:rPr>
                <w:rFonts w:ascii="Arial" w:hAnsi="Arial" w:cs="Arial"/>
              </w:rPr>
              <w:t>14</w:t>
            </w:r>
            <w:r w:rsidRPr="008D0E34">
              <w:rPr>
                <w:rFonts w:ascii="Arial" w:hAnsi="Arial" w:cs="Arial"/>
              </w:rPr>
              <w:t>)</w:t>
            </w:r>
          </w:p>
        </w:tc>
      </w:tr>
    </w:tbl>
    <w:p w14:paraId="59D3260D" w14:textId="77777777" w:rsidR="00F97BCB" w:rsidRPr="002C24E7" w:rsidRDefault="00F97BCB" w:rsidP="002C24E7">
      <w:pPr>
        <w:spacing w:line="360" w:lineRule="auto"/>
        <w:rPr>
          <w:rFonts w:ascii="Arial" w:hAnsi="Arial" w:cs="Arial"/>
          <w:sz w:val="20"/>
          <w:szCs w:val="20"/>
        </w:rPr>
      </w:pPr>
    </w:p>
    <w:p w14:paraId="69BA88C7" w14:textId="7433EE48" w:rsidR="00F97BCB" w:rsidRDefault="00F97BCB" w:rsidP="008C1F95">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The covariates used for the regression are the same as those used in our GWAS: sex, birth year, and the first 10 PCs of the genotype matrix (UKB data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w:t>
      </w:r>
      <w:proofErr w:type="spellStart"/>
      <w:r w:rsidRPr="002C24E7">
        <w:rPr>
          <w:rFonts w:ascii="Arial" w:hAnsi="Arial" w:cs="Arial"/>
          <w:color w:val="000000"/>
          <w:sz w:val="22"/>
          <w:szCs w:val="22"/>
        </w:rPr>
        <w:t>ing</w:t>
      </w:r>
      <w:proofErr w:type="spellEnd"/>
      <w:r w:rsidRPr="002C24E7">
        <w:rPr>
          <w:rFonts w:ascii="Arial" w:hAnsi="Arial" w:cs="Arial"/>
          <w:color w:val="000000"/>
          <w:sz w:val="22"/>
          <w:szCs w:val="22"/>
        </w:rPr>
        <w:t xml:space="preserve"> the PGS to a null model with only the covariates. (REFX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1AC8EDF8" w14:textId="77777777" w:rsidR="008C1F95" w:rsidRPr="008C1F95" w:rsidRDefault="008C1F95" w:rsidP="008C1F95">
      <w:pPr>
        <w:pStyle w:val="NormalWeb"/>
        <w:spacing w:before="0" w:beforeAutospacing="0" w:after="0" w:afterAutospacing="0" w:line="360" w:lineRule="auto"/>
        <w:jc w:val="both"/>
        <w:rPr>
          <w:rFonts w:ascii="Arial" w:hAnsi="Arial" w:cs="Arial"/>
          <w:sz w:val="22"/>
          <w:szCs w:val="22"/>
        </w:rPr>
      </w:pPr>
    </w:p>
    <w:p w14:paraId="341E3208" w14:textId="77777777" w:rsidR="00F97BCB" w:rsidRPr="002C24E7" w:rsidRDefault="00F97BCB" w:rsidP="004822A7">
      <w:pPr>
        <w:pStyle w:val="Heading3"/>
      </w:pPr>
      <w:r w:rsidRPr="002C24E7">
        <w:t>Cross-Fold Validation</w:t>
      </w:r>
    </w:p>
    <w:p w14:paraId="05721A6D" w14:textId="73C6F4A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five-fold cross validation for our PGS procedure. Each prediction was performed on a different randomly sampled 25k female and 25k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2C24E7">
      <w:pPr>
        <w:spacing w:line="360" w:lineRule="auto"/>
        <w:rPr>
          <w:rFonts w:ascii="Arial" w:hAnsi="Arial" w:cs="Arial"/>
          <w:sz w:val="20"/>
          <w:szCs w:val="20"/>
        </w:rPr>
      </w:pPr>
    </w:p>
    <w:p w14:paraId="2E75312B" w14:textId="77777777" w:rsidR="00F97BCB" w:rsidRPr="002C24E7" w:rsidRDefault="00F97BCB" w:rsidP="004822A7">
      <w:pPr>
        <w:pStyle w:val="Heading2"/>
      </w:pPr>
      <w:r w:rsidRPr="002C24E7">
        <w:t>Model of Shared Amplification </w:t>
      </w:r>
    </w:p>
    <w:p w14:paraId="60EC18AF" w14:textId="709A9D1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test the model of shared amplification between environmental and polygenic effects (REFX </w:t>
      </w:r>
      <w:r w:rsidRPr="00182D0B">
        <w:rPr>
          <w:rFonts w:ascii="Arial" w:hAnsi="Arial" w:cs="Arial"/>
          <w:b/>
          <w:bCs/>
          <w:color w:val="000000"/>
          <w:sz w:val="22"/>
          <w:szCs w:val="22"/>
        </w:rPr>
        <w:t xml:space="preserve">Eq. </w:t>
      </w:r>
      <w:r w:rsidR="00361C00" w:rsidRPr="00182D0B">
        <w:rPr>
          <w:rFonts w:ascii="Arial" w:hAnsi="Arial" w:cs="Arial"/>
          <w:b/>
          <w:bCs/>
          <w:color w:val="000000"/>
          <w:sz w:val="22"/>
          <w:szCs w:val="22"/>
        </w:rPr>
        <w:t>1</w:t>
      </w:r>
      <w:r w:rsidR="00452085" w:rsidRPr="00182D0B">
        <w:rPr>
          <w:rFonts w:ascii="Arial" w:hAnsi="Arial" w:cs="Arial"/>
          <w:b/>
          <w:bCs/>
          <w:color w:val="000000"/>
          <w:sz w:val="22"/>
          <w:szCs w:val="22"/>
        </w:rPr>
        <w:t>1</w:t>
      </w:r>
      <w:r w:rsidRPr="002C24E7">
        <w:rPr>
          <w:rFonts w:ascii="Arial" w:hAnsi="Arial" w:cs="Arial"/>
          <w:color w:val="000000"/>
          <w:sz w:val="22"/>
          <w:szCs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7F55B5">
            <w:pPr>
              <w:spacing w:line="360" w:lineRule="auto"/>
              <w:jc w:val="center"/>
              <w:rPr>
                <w:rFonts w:ascii="Arial" w:eastAsiaTheme="minorEastAsia"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 and</w:t>
            </w:r>
          </w:p>
          <w:p w14:paraId="295DFD2A" w14:textId="055806F2" w:rsidR="008C1F95" w:rsidRPr="008C5635" w:rsidRDefault="008C1F95" w:rsidP="007F55B5">
            <w:pPr>
              <w:spacing w:line="360" w:lineRule="auto"/>
              <w:jc w:val="center"/>
              <w:rPr>
                <w:rFonts w:ascii="Arial"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w:t>
            </w:r>
          </w:p>
        </w:tc>
        <w:tc>
          <w:tcPr>
            <w:tcW w:w="535" w:type="dxa"/>
          </w:tcPr>
          <w:p w14:paraId="15C60555" w14:textId="46C9625D"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15</w:t>
            </w:r>
            <w:r w:rsidRPr="008D0E34">
              <w:rPr>
                <w:rFonts w:ascii="Arial" w:hAnsi="Arial" w:cs="Arial"/>
              </w:rPr>
              <w:t>)</w:t>
            </w:r>
          </w:p>
        </w:tc>
      </w:tr>
    </w:tbl>
    <w:p w14:paraId="63EECAAB"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p w14:paraId="690CD683" w14:textId="7DDF73AC" w:rsidR="00F97BCB" w:rsidRPr="002C24E7" w:rsidRDefault="00F97BCB" w:rsidP="00DF6ED5">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 xml:space="preserve">where </w:t>
      </w:r>
      <m:oMath>
        <m:r>
          <w:rPr>
            <w:rFonts w:ascii="Cambria Math" w:hAnsi="Cambria Math" w:cs="Arial"/>
            <w:color w:val="000000"/>
            <w:sz w:val="22"/>
            <w:szCs w:val="22"/>
          </w:rPr>
          <m:t>G, E</m:t>
        </m:r>
      </m:oMath>
      <w:r w:rsidRPr="002C24E7">
        <w:rPr>
          <w:rFonts w:ascii="Arial" w:hAnsi="Arial" w:cs="Arial"/>
          <w:color w:val="000000"/>
          <w:sz w:val="22"/>
          <w:szCs w:val="22"/>
        </w:rPr>
        <w:t xml:space="preserve">, and </w:t>
      </w:r>
      <m:oMath>
        <m:r>
          <w:rPr>
            <w:rFonts w:ascii="Cambria Math" w:hAnsi="Cambria Math" w:cs="Arial"/>
            <w:color w:val="000000"/>
            <w:sz w:val="22"/>
            <w:szCs w:val="22"/>
          </w:rPr>
          <m:t>Y</m:t>
        </m:r>
      </m:oMath>
      <w:r w:rsidRPr="002C24E7">
        <w:rPr>
          <w:rFonts w:ascii="Arial" w:hAnsi="Arial" w:cs="Arial"/>
          <w:color w:val="000000"/>
          <w:sz w:val="22"/>
          <w:szCs w:val="22"/>
        </w:rPr>
        <w:t xml:space="preserve"> refers to the genetic effect, environmental effect, and phenotype value, respectively. Heritability,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was obtained from previous estimates using LD Score Regression (REFX </w:t>
      </w:r>
      <w:r w:rsidR="006316BA">
        <w:rPr>
          <w:rFonts w:ascii="Arial" w:hAnsi="Arial" w:cs="Arial"/>
          <w:b/>
          <w:bCs/>
          <w:color w:val="000000"/>
          <w:sz w:val="22"/>
          <w:szCs w:val="22"/>
        </w:rPr>
        <w:t>Heritability and genetic correlation estimation</w:t>
      </w:r>
      <w:r w:rsidRPr="002C24E7">
        <w:rPr>
          <w:rFonts w:ascii="Arial" w:hAnsi="Arial" w:cs="Arial"/>
          <w:color w:val="000000"/>
          <w:sz w:val="22"/>
          <w:szCs w:val="22"/>
        </w:rPr>
        <w:t>). </w:t>
      </w:r>
    </w:p>
    <w:p w14:paraId="2C8E4724" w14:textId="42518032" w:rsidR="00F97BCB" w:rsidRDefault="00F97BCB" w:rsidP="00DF6ED5">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p>
    <w:p w14:paraId="270DAF0A"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2761A">
        <w:tc>
          <w:tcPr>
            <w:tcW w:w="8815" w:type="dxa"/>
          </w:tcPr>
          <w:p w14:paraId="214228A0" w14:textId="44571351" w:rsidR="008C1F95" w:rsidRPr="008C5635" w:rsidRDefault="008C1F95"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535" w:type="dxa"/>
          </w:tcPr>
          <w:p w14:paraId="021D3B00" w14:textId="06043D37"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16</w:t>
            </w:r>
            <w:r w:rsidRPr="008D0E34">
              <w:rPr>
                <w:rFonts w:ascii="Arial" w:hAnsi="Arial" w:cs="Arial"/>
              </w:rPr>
              <w:t>)</w:t>
            </w:r>
          </w:p>
        </w:tc>
      </w:tr>
    </w:tbl>
    <w:p w14:paraId="6876665F" w14:textId="77777777" w:rsidR="008C1F95" w:rsidRPr="002C24E7" w:rsidRDefault="008C1F95" w:rsidP="002C24E7">
      <w:pPr>
        <w:pStyle w:val="NormalWeb"/>
        <w:spacing w:before="0" w:beforeAutospacing="0" w:after="0" w:afterAutospacing="0" w:line="360" w:lineRule="auto"/>
        <w:rPr>
          <w:rFonts w:ascii="Arial" w:hAnsi="Arial" w:cs="Arial"/>
          <w:sz w:val="22"/>
          <w:szCs w:val="22"/>
        </w:rPr>
      </w:pPr>
    </w:p>
    <w:p w14:paraId="2B099FDB" w14:textId="22B0EE3C" w:rsidR="00F97BCB" w:rsidRPr="00E35950" w:rsidRDefault="00F97BCB" w:rsidP="00DF6ED5">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assuming independence between </w:t>
      </w:r>
      <m:oMath>
        <m:r>
          <w:rPr>
            <w:rFonts w:ascii="Cambria Math" w:hAnsi="Cambria Math" w:cs="Arial"/>
            <w:color w:val="000000"/>
            <w:sz w:val="22"/>
            <w:szCs w:val="22"/>
          </w:rPr>
          <m:t>x</m:t>
        </m:r>
      </m:oMath>
      <w:r w:rsidRPr="002C24E7">
        <w:rPr>
          <w:rFonts w:ascii="Arial" w:hAnsi="Arial" w:cs="Arial"/>
          <w:color w:val="000000"/>
          <w:sz w:val="22"/>
          <w:szCs w:val="22"/>
        </w:rPr>
        <w:t xml:space="preserve"> and </w:t>
      </w:r>
      <m:oMath>
        <m:r>
          <w:rPr>
            <w:rFonts w:ascii="Cambria Math" w:hAnsi="Cambria Math" w:cs="Arial"/>
            <w:color w:val="000000"/>
            <w:sz w:val="22"/>
            <w:szCs w:val="22"/>
          </w:rPr>
          <m:t>y</m:t>
        </m:r>
      </m:oMath>
      <w:r w:rsidRPr="002C24E7">
        <w:rPr>
          <w:rFonts w:ascii="Arial" w:hAnsi="Arial" w:cs="Arial"/>
          <w:color w:val="000000"/>
          <w:sz w:val="22"/>
          <w:szCs w:val="22"/>
        </w:rPr>
        <w:t xml:space="preserve"> since they are estimates of the same statistic.</w:t>
      </w:r>
      <w:r w:rsidR="00E35950">
        <w:rPr>
          <w:rFonts w:ascii="Arial" w:hAnsi="Arial" w:cs="Arial"/>
          <w:sz w:val="22"/>
          <w:szCs w:val="22"/>
        </w:rPr>
        <w:t xml:space="preserve"> </w:t>
      </w:r>
      <w:r w:rsidRPr="002C24E7">
        <w:rPr>
          <w:rFonts w:ascii="Arial" w:hAnsi="Arial" w:cs="Arial"/>
          <w:color w:val="000000"/>
          <w:sz w:val="22"/>
          <w:szCs w:val="22"/>
        </w:rPr>
        <w:t xml:space="preserve">The standard error of the genetic and environmental variance was estimated using the law of total expectation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p w14:paraId="6AC0EC14" w14:textId="77777777" w:rsidR="00B509E9" w:rsidRDefault="00B509E9"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2761A">
        <w:tc>
          <w:tcPr>
            <w:tcW w:w="8815" w:type="dxa"/>
          </w:tcPr>
          <w:p w14:paraId="285CE9F2" w14:textId="41F9B486" w:rsidR="00B509E9" w:rsidRPr="008C5635" w:rsidRDefault="00B509E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0F87BAE4" w14:textId="4CE783C8" w:rsidR="00B509E9" w:rsidRPr="008D0E34" w:rsidRDefault="00B509E9" w:rsidP="007F55B5">
            <w:pPr>
              <w:spacing w:line="360" w:lineRule="auto"/>
              <w:jc w:val="right"/>
              <w:rPr>
                <w:rFonts w:ascii="Arial" w:hAnsi="Arial" w:cs="Arial"/>
              </w:rPr>
            </w:pPr>
            <w:r w:rsidRPr="008D0E34">
              <w:rPr>
                <w:rFonts w:ascii="Arial" w:hAnsi="Arial" w:cs="Arial"/>
              </w:rPr>
              <w:t>(</w:t>
            </w:r>
            <w:r>
              <w:rPr>
                <w:rFonts w:ascii="Arial" w:hAnsi="Arial" w:cs="Arial"/>
              </w:rPr>
              <w:t>17</w:t>
            </w:r>
            <w:r w:rsidRPr="008D0E34">
              <w:rPr>
                <w:rFonts w:ascii="Arial" w:hAnsi="Arial" w:cs="Arial"/>
              </w:rPr>
              <w:t>)</w:t>
            </w:r>
          </w:p>
        </w:tc>
      </w:tr>
    </w:tbl>
    <w:p w14:paraId="24004471" w14:textId="77777777" w:rsidR="00B509E9" w:rsidRPr="002C24E7" w:rsidRDefault="00B509E9" w:rsidP="002C24E7">
      <w:pPr>
        <w:pStyle w:val="NormalWeb"/>
        <w:spacing w:before="0" w:beforeAutospacing="0" w:after="0" w:afterAutospacing="0" w:line="360" w:lineRule="auto"/>
        <w:rPr>
          <w:rFonts w:ascii="Arial" w:hAnsi="Arial" w:cs="Arial"/>
          <w:sz w:val="22"/>
          <w:szCs w:val="22"/>
        </w:rPr>
      </w:pPr>
    </w:p>
    <w:p w14:paraId="4711BBB8" w14:textId="4B7290DB" w:rsidR="00F97BCB" w:rsidRPr="002C24E7" w:rsidRDefault="00F97BCB" w:rsidP="002C24E7">
      <w:pPr>
        <w:pStyle w:val="NormalWeb"/>
        <w:spacing w:before="0" w:beforeAutospacing="0" w:after="0" w:afterAutospacing="0" w:line="360" w:lineRule="auto"/>
        <w:rPr>
          <w:rFonts w:ascii="Arial" w:hAnsi="Arial" w:cs="Arial"/>
          <w:sz w:val="22"/>
          <w:szCs w:val="22"/>
        </w:rPr>
      </w:pPr>
      <w:r w:rsidRPr="002C24E7">
        <w:rPr>
          <w:rFonts w:ascii="Arial" w:hAnsi="Arial" w:cs="Arial"/>
          <w:color w:val="000000"/>
          <w:sz w:val="22"/>
          <w:szCs w:val="22"/>
        </w:rPr>
        <w:t xml:space="preserve">and using the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as approximations for </w:t>
      </w:r>
      <m:oMath>
        <m:r>
          <w:rPr>
            <w:rFonts w:ascii="Cambria Math" w:hAnsi="Cambria Math" w:cs="Arial"/>
            <w:color w:val="000000"/>
            <w:sz w:val="22"/>
            <w:szCs w:val="22"/>
          </w:rPr>
          <m:t>E[a]</m:t>
        </m:r>
      </m:oMath>
      <w:r w:rsidR="007962BE" w:rsidRPr="002C24E7">
        <w:rPr>
          <w:rFonts w:ascii="Arial" w:hAnsi="Arial" w:cs="Arial"/>
          <w:color w:val="000000"/>
          <w:sz w:val="22"/>
          <w:szCs w:val="22"/>
        </w:rPr>
        <w:t xml:space="preserve"> </w:t>
      </w:r>
      <w:proofErr w:type="spellStart"/>
      <w:r w:rsidRPr="002C24E7">
        <w:rPr>
          <w:rFonts w:ascii="Arial" w:hAnsi="Arial" w:cs="Arial"/>
          <w:color w:val="000000"/>
          <w:sz w:val="22"/>
          <w:szCs w:val="22"/>
        </w:rPr>
        <w:t>and</w:t>
      </w:r>
      <w:proofErr w:type="spellEnd"/>
      <w:r w:rsidRPr="002C24E7">
        <w:rPr>
          <w:rFonts w:ascii="Arial" w:hAnsi="Arial" w:cs="Arial"/>
          <w:color w:val="000000"/>
          <w:sz w:val="22"/>
          <w:szCs w:val="22"/>
        </w:rPr>
        <w:t xml:space="preserve"> </w:t>
      </w:r>
      <m:oMath>
        <m:r>
          <w:rPr>
            <w:rFonts w:ascii="Cambria Math" w:hAnsi="Cambria Math" w:cs="Arial"/>
            <w:color w:val="000000"/>
            <w:sz w:val="22"/>
            <w:szCs w:val="22"/>
          </w:rPr>
          <m:t>E[b]</m:t>
        </m:r>
      </m:oMath>
      <w:r w:rsidR="007962BE" w:rsidRPr="002C24E7">
        <w:rPr>
          <w:rFonts w:ascii="Arial" w:hAnsi="Arial" w:cs="Arial"/>
          <w:color w:val="000000"/>
          <w:sz w:val="22"/>
          <w:szCs w:val="22"/>
        </w:rPr>
        <w:t xml:space="preserve"> </w:t>
      </w:r>
      <w:r w:rsidRPr="002C24E7">
        <w:rPr>
          <w:rFonts w:ascii="Arial" w:hAnsi="Arial" w:cs="Arial"/>
          <w:color w:val="000000"/>
          <w:sz w:val="22"/>
          <w:szCs w:val="22"/>
        </w:rPr>
        <w:t>respectively,</w:t>
      </w:r>
    </w:p>
    <w:p w14:paraId="580C5854" w14:textId="7023C563" w:rsidR="00DB2199" w:rsidRDefault="00DB2199"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F2761A">
        <w:tc>
          <w:tcPr>
            <w:tcW w:w="8815" w:type="dxa"/>
          </w:tcPr>
          <w:p w14:paraId="0563AF68" w14:textId="59C6F420" w:rsidR="00DB2199" w:rsidRPr="008C5635" w:rsidRDefault="00DB219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5C4CDD61" w14:textId="039FCBEF" w:rsidR="00DB2199" w:rsidRPr="008D0E34" w:rsidRDefault="00DB2199" w:rsidP="007F55B5">
            <w:pPr>
              <w:spacing w:line="360" w:lineRule="auto"/>
              <w:jc w:val="right"/>
              <w:rPr>
                <w:rFonts w:ascii="Arial" w:hAnsi="Arial" w:cs="Arial"/>
              </w:rPr>
            </w:pPr>
            <w:r w:rsidRPr="008D0E34">
              <w:rPr>
                <w:rFonts w:ascii="Arial" w:hAnsi="Arial" w:cs="Arial"/>
              </w:rPr>
              <w:t>(</w:t>
            </w:r>
            <w:r>
              <w:rPr>
                <w:rFonts w:ascii="Arial" w:hAnsi="Arial" w:cs="Arial"/>
              </w:rPr>
              <w:t>18</w:t>
            </w:r>
            <w:r w:rsidRPr="008D0E34">
              <w:rPr>
                <w:rFonts w:ascii="Arial" w:hAnsi="Arial" w:cs="Arial"/>
              </w:rPr>
              <w:t>)</w:t>
            </w:r>
          </w:p>
        </w:tc>
      </w:tr>
    </w:tbl>
    <w:p w14:paraId="1FCF662C" w14:textId="77777777" w:rsidR="00DB2199" w:rsidRDefault="00DB2199" w:rsidP="002C24E7">
      <w:pPr>
        <w:pStyle w:val="NormalWeb"/>
        <w:spacing w:before="0" w:beforeAutospacing="0" w:after="0" w:afterAutospacing="0" w:line="360" w:lineRule="auto"/>
        <w:rPr>
          <w:rFonts w:ascii="Arial" w:hAnsi="Arial" w:cs="Arial"/>
          <w:color w:val="000000"/>
          <w:sz w:val="22"/>
          <w:szCs w:val="22"/>
        </w:rPr>
      </w:pPr>
    </w:p>
    <w:p w14:paraId="6288725B" w14:textId="73EED062" w:rsidR="00F97BCB" w:rsidRDefault="00F97BCB" w:rsidP="00E35950">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for </w:t>
      </w:r>
      <w:r w:rsidR="00BF365C">
        <w:rPr>
          <w:rFonts w:ascii="Arial" w:hAnsi="Arial" w:cs="Arial"/>
          <w:color w:val="000000"/>
          <w:sz w:val="22"/>
          <w:szCs w:val="22"/>
        </w:rPr>
        <w:t xml:space="preserve">estimation of </w:t>
      </w:r>
      <w:r w:rsidRPr="002C24E7">
        <w:rPr>
          <w:rFonts w:ascii="Arial" w:hAnsi="Arial" w:cs="Arial"/>
          <w:color w:val="000000"/>
          <w:sz w:val="22"/>
          <w:szCs w:val="22"/>
        </w:rPr>
        <w:t>genetic variance or</w:t>
      </w:r>
      <w:r w:rsidR="00BF365C">
        <w:rPr>
          <w:rFonts w:ascii="Arial" w:hAnsi="Arial" w:cs="Arial"/>
          <w:color w:val="000000"/>
          <w:sz w:val="22"/>
          <w:szCs w:val="22"/>
        </w:rPr>
        <w:t xml:space="preserve"> </w:t>
      </w:r>
      <m:oMath>
        <m:r>
          <w:rPr>
            <w:rFonts w:ascii="Cambria Math" w:hAnsi="Cambria Math" w:cs="Arial"/>
            <w:color w:val="000000"/>
            <w:sz w:val="22"/>
            <w:szCs w:val="22"/>
          </w:rPr>
          <m:t>(1-</m:t>
        </m:r>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r>
          <w:rPr>
            <w:rFonts w:ascii="Cambria Math" w:hAnsi="Cambria Math" w:cs="Arial"/>
            <w:color w:val="000000"/>
            <w:sz w:val="22"/>
            <w:szCs w:val="22"/>
          </w:rPr>
          <m:t>)</m:t>
        </m:r>
      </m:oMath>
      <w:r w:rsidR="00BF365C" w:rsidRPr="002C24E7">
        <w:rPr>
          <w:rFonts w:ascii="Arial" w:hAnsi="Arial" w:cs="Arial"/>
          <w:color w:val="000000"/>
          <w:sz w:val="22"/>
          <w:szCs w:val="22"/>
        </w:rPr>
        <w:t xml:space="preserve"> </w:t>
      </w:r>
      <w:r w:rsidRPr="002C24E7">
        <w:rPr>
          <w:rFonts w:ascii="Arial" w:hAnsi="Arial" w:cs="Arial"/>
          <w:color w:val="000000"/>
          <w:sz w:val="22"/>
          <w:szCs w:val="22"/>
        </w:rPr>
        <w:t xml:space="preserve">for </w:t>
      </w:r>
      <w:r w:rsidR="00BF365C">
        <w:rPr>
          <w:rFonts w:ascii="Arial" w:hAnsi="Arial" w:cs="Arial"/>
          <w:color w:val="000000"/>
          <w:sz w:val="22"/>
          <w:szCs w:val="22"/>
        </w:rPr>
        <w:t xml:space="preserve">estimation of </w:t>
      </w:r>
      <w:r w:rsidRPr="002C24E7">
        <w:rPr>
          <w:rFonts w:ascii="Arial" w:hAnsi="Arial" w:cs="Arial"/>
          <w:color w:val="000000"/>
          <w:sz w:val="22"/>
          <w:szCs w:val="22"/>
        </w:rPr>
        <w:t>environmental variance. Lastly, to obtain the standard error of the phenotypic variance, we used bootstrapping with 100 repeated samples (with replacement) of the phenotypic variance,</w:t>
      </w:r>
    </w:p>
    <w:p w14:paraId="1C57EA57" w14:textId="77777777" w:rsidR="00AC3903" w:rsidRPr="002C24E7" w:rsidRDefault="00AC3903"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2761A">
        <w:tc>
          <w:tcPr>
            <w:tcW w:w="8815" w:type="dxa"/>
          </w:tcPr>
          <w:p w14:paraId="5A32D35C" w14:textId="2B957F9D" w:rsidR="00AC3903" w:rsidRPr="008C5635" w:rsidRDefault="00B5176D"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Var</m:t>
                                        </m:r>
                                        <m:d>
                                          <m:dPr>
                                            <m:begChr m:val="["/>
                                            <m:endChr m:val="]"/>
                                            <m:ctrlPr>
                                              <w:rPr>
                                                <w:rFonts w:ascii="Cambria Math" w:hAnsi="Cambria Math" w:cs="Arial"/>
                                                <w:i/>
                                              </w:rPr>
                                            </m:ctrlPr>
                                          </m:dPr>
                                          <m:e>
                                            <m:r>
                                              <w:rPr>
                                                <w:rFonts w:ascii="Cambria Math" w:hAnsi="Cambria Math" w:cs="Arial"/>
                                              </w:rPr>
                                              <m:t>Y</m:t>
                                            </m:r>
                                          </m:e>
                                        </m:d>
                                      </m:e>
                                    </m:acc>
                                  </m:e>
                                </m:d>
                              </m:e>
                              <m:sup>
                                <m:r>
                                  <w:rPr>
                                    <w:rFonts w:ascii="Cambria Math" w:hAnsi="Cambria Math" w:cs="Arial"/>
                                  </w:rPr>
                                  <m:t>2</m:t>
                                </m:r>
                              </m:sup>
                            </m:sSup>
                          </m:e>
                        </m:nary>
                      </m:num>
                      <m:den>
                        <m:r>
                          <w:rPr>
                            <w:rFonts w:ascii="Cambria Math" w:hAnsi="Cambria Math" w:cs="Arial"/>
                          </w:rPr>
                          <m:t>100-1</m:t>
                        </m:r>
                      </m:den>
                    </m:f>
                  </m:e>
                </m:rad>
              </m:oMath>
            </m:oMathPara>
          </w:p>
        </w:tc>
        <w:tc>
          <w:tcPr>
            <w:tcW w:w="535" w:type="dxa"/>
          </w:tcPr>
          <w:p w14:paraId="6AE35772" w14:textId="05C188FA" w:rsidR="00AC3903" w:rsidRPr="008D0E34" w:rsidRDefault="00AC3903" w:rsidP="007F55B5">
            <w:pPr>
              <w:spacing w:line="360" w:lineRule="auto"/>
              <w:jc w:val="right"/>
              <w:rPr>
                <w:rFonts w:ascii="Arial" w:hAnsi="Arial" w:cs="Arial"/>
              </w:rPr>
            </w:pPr>
            <w:r w:rsidRPr="008D0E34">
              <w:rPr>
                <w:rFonts w:ascii="Arial" w:hAnsi="Arial" w:cs="Arial"/>
              </w:rPr>
              <w:t>(</w:t>
            </w:r>
            <w:r>
              <w:rPr>
                <w:rFonts w:ascii="Arial" w:hAnsi="Arial" w:cs="Arial"/>
              </w:rPr>
              <w:t>19</w:t>
            </w:r>
            <w:r w:rsidRPr="008D0E34">
              <w:rPr>
                <w:rFonts w:ascii="Arial" w:hAnsi="Arial" w:cs="Arial"/>
              </w:rPr>
              <w:t>)</w:t>
            </w:r>
          </w:p>
        </w:tc>
      </w:tr>
    </w:tbl>
    <w:p w14:paraId="79F5E811" w14:textId="75764983" w:rsidR="00F97BCB" w:rsidRPr="002C24E7" w:rsidRDefault="00F97BCB" w:rsidP="002C24E7">
      <w:pPr>
        <w:spacing w:after="240" w:line="360" w:lineRule="auto"/>
        <w:rPr>
          <w:rFonts w:ascii="Arial" w:hAnsi="Arial" w:cs="Arial"/>
          <w:sz w:val="20"/>
          <w:szCs w:val="20"/>
        </w:rPr>
      </w:pPr>
    </w:p>
    <w:p w14:paraId="69D4D726" w14:textId="77777777" w:rsidR="00F97BCB" w:rsidRPr="00EA2B17" w:rsidRDefault="00F97BCB" w:rsidP="004822A7">
      <w:pPr>
        <w:pStyle w:val="Heading2"/>
      </w:pPr>
      <w:r w:rsidRPr="00EA2B17">
        <w:t>Code and Data Availability</w:t>
      </w:r>
    </w:p>
    <w:p w14:paraId="38CACA80" w14:textId="38D7C911" w:rsidR="00ED1B59" w:rsidRDefault="00F97BCB" w:rsidP="002A6E3A">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3CAD9DE5" w14:textId="77777777" w:rsidR="00331361" w:rsidRDefault="00331361">
      <w:pPr>
        <w:rPr>
          <w:rFonts w:ascii="Arial" w:eastAsia="Times New Roman" w:hAnsi="Arial" w:cs="Arial"/>
          <w:b/>
          <w:bCs/>
          <w:sz w:val="28"/>
          <w:szCs w:val="28"/>
        </w:rPr>
      </w:pPr>
      <w:r>
        <w:rPr>
          <w:rFonts w:ascii="Arial" w:hAnsi="Arial" w:cs="Arial"/>
          <w:b/>
          <w:bCs/>
          <w:sz w:val="28"/>
          <w:szCs w:val="28"/>
        </w:rPr>
        <w:lastRenderedPageBreak/>
        <w:br w:type="page"/>
      </w:r>
    </w:p>
    <w:p w14:paraId="7F1E1CF5" w14:textId="57505B45" w:rsidR="00E34FE0" w:rsidRDefault="00E34FE0" w:rsidP="009F6706">
      <w:pPr>
        <w:pStyle w:val="Heading1"/>
      </w:pPr>
      <w:r w:rsidRPr="005B55CD">
        <w:lastRenderedPageBreak/>
        <w:t>References</w:t>
      </w:r>
    </w:p>
    <w:p w14:paraId="40CA5735" w14:textId="77777777" w:rsidR="00EE0FD3" w:rsidRPr="00EE0FD3" w:rsidRDefault="00EE0FD3" w:rsidP="00EE0FD3"/>
    <w:sdt>
      <w:sdtPr>
        <w:rPr>
          <w:rFonts w:ascii="Arial" w:eastAsia="Times New Roman" w:hAnsi="Arial" w:cs="Arial"/>
          <w:sz w:val="24"/>
          <w:szCs w:val="24"/>
        </w:rPr>
        <w:tag w:val="MENDELEY_BIBLIOGRAPHY"/>
        <w:id w:val="1605848576"/>
        <w:placeholder>
          <w:docPart w:val="DefaultPlaceholder_-1854013440"/>
        </w:placeholder>
      </w:sdtPr>
      <w:sdtEndPr/>
      <w:sdtContent>
        <w:p w14:paraId="34F003AD" w14:textId="77777777" w:rsidR="0086788A" w:rsidRDefault="0086788A">
          <w:pPr>
            <w:autoSpaceDE w:val="0"/>
            <w:autoSpaceDN w:val="0"/>
            <w:ind w:hanging="480"/>
            <w:divId w:val="896166930"/>
            <w:rPr>
              <w:rFonts w:eastAsia="Times New Roman"/>
              <w:sz w:val="24"/>
              <w:szCs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w:t>
          </w:r>
          <w:proofErr w:type="spellStart"/>
          <w:r>
            <w:rPr>
              <w:rFonts w:eastAsia="Times New Roman"/>
            </w:rPr>
            <w:t>Ganna</w:t>
          </w:r>
          <w:proofErr w:type="spellEnd"/>
          <w:r>
            <w:rPr>
              <w:rFonts w:eastAsia="Times New Roman"/>
            </w:rPr>
            <w:t xml:space="preserve">, A., </w:t>
          </w:r>
          <w:proofErr w:type="spellStart"/>
          <w:r>
            <w:rPr>
              <w:rFonts w:eastAsia="Times New Roman"/>
            </w:rPr>
            <w:t>Howrigan</w:t>
          </w:r>
          <w:proofErr w:type="spellEnd"/>
          <w:r>
            <w:rPr>
              <w:rFonts w:eastAsia="Times New Roman"/>
            </w:rPr>
            <w:t xml:space="preserve">, D., Palmer, D., Neale, B., Walters, R., Carey, C., &amp; The Hail Team. (n.d.). </w:t>
          </w:r>
          <w:r>
            <w:rPr>
              <w:rFonts w:eastAsia="Times New Roman"/>
              <w:i/>
              <w:iCs/>
            </w:rPr>
            <w:t>UK Biobank -- Neale Lab</w:t>
          </w:r>
          <w:r>
            <w:rPr>
              <w:rFonts w:eastAsia="Times New Roman"/>
            </w:rPr>
            <w:t>. Retrieved March 23, 2022, from http://www.nealelab.is/uk-biobank/</w:t>
          </w:r>
        </w:p>
        <w:p w14:paraId="76C9C914" w14:textId="77777777" w:rsidR="0086788A" w:rsidRDefault="0086788A">
          <w:pPr>
            <w:autoSpaceDE w:val="0"/>
            <w:autoSpaceDN w:val="0"/>
            <w:ind w:hanging="480"/>
            <w:divId w:val="686253982"/>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3633FE2D" w14:textId="77777777" w:rsidR="0086788A" w:rsidRDefault="0086788A">
          <w:pPr>
            <w:autoSpaceDE w:val="0"/>
            <w:autoSpaceDN w:val="0"/>
            <w:ind w:hanging="480"/>
            <w:divId w:val="1375275046"/>
            <w:rPr>
              <w:rFonts w:eastAsia="Times New Roman"/>
            </w:rPr>
          </w:pPr>
          <w:proofErr w:type="spellStart"/>
          <w:r>
            <w:rPr>
              <w:rFonts w:eastAsia="Times New Roman"/>
            </w:rPr>
            <w:t>Auton</w:t>
          </w:r>
          <w:proofErr w:type="spellEnd"/>
          <w:r>
            <w:rPr>
              <w:rFonts w:eastAsia="Times New Roman"/>
            </w:rPr>
            <w:t xml:space="preserve">, A., </w:t>
          </w:r>
          <w:proofErr w:type="spellStart"/>
          <w:r>
            <w:rPr>
              <w:rFonts w:eastAsia="Times New Roman"/>
            </w:rPr>
            <w:t>Abecasis</w:t>
          </w:r>
          <w:proofErr w:type="spellEnd"/>
          <w:r>
            <w:rPr>
              <w:rFonts w:eastAsia="Times New Roman"/>
            </w:rPr>
            <w:t xml:space="preserve">, G. R., </w:t>
          </w:r>
          <w:proofErr w:type="spellStart"/>
          <w:r>
            <w:rPr>
              <w:rFonts w:eastAsia="Times New Roman"/>
            </w:rPr>
            <w:t>Altshuler</w:t>
          </w:r>
          <w:proofErr w:type="spellEnd"/>
          <w:r>
            <w:rPr>
              <w:rFonts w:eastAsia="Times New Roman"/>
            </w:rPr>
            <w:t xml:space="preserve">, D. M., Durbin, R. M., </w:t>
          </w:r>
          <w:proofErr w:type="spellStart"/>
          <w:r>
            <w:rPr>
              <w:rFonts w:eastAsia="Times New Roman"/>
            </w:rPr>
            <w:t>Abecasis</w:t>
          </w:r>
          <w:proofErr w:type="spellEnd"/>
          <w:r>
            <w:rPr>
              <w:rFonts w:eastAsia="Times New Roman"/>
            </w:rPr>
            <w:t xml:space="preserve">, G. R., Bentley, D. R., </w:t>
          </w:r>
          <w:proofErr w:type="spellStart"/>
          <w:r>
            <w:rPr>
              <w:rFonts w:eastAsia="Times New Roman"/>
            </w:rPr>
            <w:t>Chakravarti</w:t>
          </w:r>
          <w:proofErr w:type="spellEnd"/>
          <w:r>
            <w:rPr>
              <w:rFonts w:eastAsia="Times New Roman"/>
            </w:rPr>
            <w:t xml:space="preserve">, A., Clark, A. G., Donnelly, P., Eichler, E. E., </w:t>
          </w:r>
          <w:proofErr w:type="spellStart"/>
          <w:r>
            <w:rPr>
              <w:rFonts w:eastAsia="Times New Roman"/>
            </w:rPr>
            <w:t>Flicek</w:t>
          </w:r>
          <w:proofErr w:type="spellEnd"/>
          <w:r>
            <w:rPr>
              <w:rFonts w:eastAsia="Times New Roman"/>
            </w:rPr>
            <w:t xml:space="preserve">, P., Gabriel, S. B., Gibbs, R. A., Green, E. D., </w:t>
          </w:r>
          <w:proofErr w:type="spellStart"/>
          <w:r>
            <w:rPr>
              <w:rFonts w:eastAsia="Times New Roman"/>
            </w:rPr>
            <w:t>Hurles</w:t>
          </w:r>
          <w:proofErr w:type="spellEnd"/>
          <w:r>
            <w:rPr>
              <w:rFonts w:eastAsia="Times New Roman"/>
            </w:rPr>
            <w:t xml:space="preserve">, M. E., </w:t>
          </w:r>
          <w:proofErr w:type="spellStart"/>
          <w:r>
            <w:rPr>
              <w:rFonts w:eastAsia="Times New Roman"/>
            </w:rPr>
            <w:t>Knoppers</w:t>
          </w:r>
          <w:proofErr w:type="spellEnd"/>
          <w:r>
            <w:rPr>
              <w:rFonts w:eastAsia="Times New Roman"/>
            </w:rPr>
            <w:t xml:space="preserve">,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03AACC35" w14:textId="77777777" w:rsidR="0086788A" w:rsidRDefault="0086788A">
          <w:pPr>
            <w:autoSpaceDE w:val="0"/>
            <w:autoSpaceDN w:val="0"/>
            <w:ind w:hanging="480"/>
            <w:divId w:val="350763230"/>
            <w:rPr>
              <w:rFonts w:eastAsia="Times New Roman"/>
            </w:rPr>
          </w:pPr>
          <w:proofErr w:type="spellStart"/>
          <w:r>
            <w:rPr>
              <w:rFonts w:eastAsia="Times New Roman"/>
            </w:rPr>
            <w:t>Barson</w:t>
          </w:r>
          <w:proofErr w:type="spellEnd"/>
          <w:r>
            <w:rPr>
              <w:rFonts w:eastAsia="Times New Roman"/>
            </w:rPr>
            <w:t xml:space="preserve">,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w:t>
          </w:r>
          <w:proofErr w:type="spellStart"/>
          <w:r>
            <w:rPr>
              <w:rFonts w:eastAsia="Times New Roman"/>
            </w:rPr>
            <w:t>Bolstad</w:t>
          </w:r>
          <w:proofErr w:type="spellEnd"/>
          <w:r>
            <w:rPr>
              <w:rFonts w:eastAsia="Times New Roman"/>
            </w:rPr>
            <w:t xml:space="preserve">, G. H., Fiske, P., Jacq, C., Jensen, A. J., Johnston, S. E., Karlsson, S., Kent, M., Moen, T., </w:t>
          </w:r>
          <w:proofErr w:type="spellStart"/>
          <w:r>
            <w:rPr>
              <w:rFonts w:eastAsia="Times New Roman"/>
            </w:rPr>
            <w:t>Niemelä</w:t>
          </w:r>
          <w:proofErr w:type="spellEnd"/>
          <w:r>
            <w:rPr>
              <w:rFonts w:eastAsia="Times New Roman"/>
            </w:rPr>
            <w:t xml:space="preserve">, E., Nome, T., </w:t>
          </w:r>
          <w:proofErr w:type="spellStart"/>
          <w:r>
            <w:rPr>
              <w:rFonts w:eastAsia="Times New Roman"/>
            </w:rPr>
            <w:t>Næsje</w:t>
          </w:r>
          <w:proofErr w:type="spellEnd"/>
          <w:r>
            <w:rPr>
              <w:rFonts w:eastAsia="Times New Roman"/>
            </w:rPr>
            <w:t xml:space="preserve">, T. F., </w:t>
          </w:r>
          <w:proofErr w:type="spellStart"/>
          <w:r>
            <w:rPr>
              <w:rFonts w:eastAsia="Times New Roman"/>
            </w:rPr>
            <w:t>Orell</w:t>
          </w:r>
          <w:proofErr w:type="spellEnd"/>
          <w:r>
            <w:rPr>
              <w:rFonts w:eastAsia="Times New Roman"/>
            </w:rPr>
            <w:t xml:space="preserve">,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w:t>
          </w:r>
          <w:proofErr w:type="spellStart"/>
          <w:r>
            <w:rPr>
              <w:rFonts w:eastAsia="Times New Roman"/>
            </w:rPr>
            <w:t>Urdal</w:t>
          </w:r>
          <w:proofErr w:type="spellEnd"/>
          <w:r>
            <w:rPr>
              <w:rFonts w:eastAsia="Times New Roman"/>
            </w:rPr>
            <w:t xml:space="preserve">,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4A68C826" w14:textId="77777777" w:rsidR="0086788A" w:rsidRDefault="0086788A">
          <w:pPr>
            <w:autoSpaceDE w:val="0"/>
            <w:autoSpaceDN w:val="0"/>
            <w:ind w:hanging="480"/>
            <w:divId w:val="892424974"/>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r>
            <w:rPr>
              <w:rFonts w:eastAsia="Times New Roman"/>
              <w:i/>
              <w:iCs/>
            </w:rPr>
            <w:t>BioRxiv</w:t>
          </w:r>
          <w:r>
            <w:rPr>
              <w:rFonts w:eastAsia="Times New Roman"/>
            </w:rPr>
            <w:t>. https://doi.org/10.1101/2022.02.11.480067</w:t>
          </w:r>
        </w:p>
        <w:p w14:paraId="30D32ACE" w14:textId="77777777" w:rsidR="0086788A" w:rsidRDefault="0086788A">
          <w:pPr>
            <w:autoSpaceDE w:val="0"/>
            <w:autoSpaceDN w:val="0"/>
            <w:ind w:hanging="480"/>
            <w:divId w:val="1801217362"/>
            <w:rPr>
              <w:rFonts w:eastAsia="Times New Roman"/>
            </w:rPr>
          </w:pPr>
          <w:proofErr w:type="spellStart"/>
          <w:r>
            <w:rPr>
              <w:rFonts w:eastAsia="Times New Roman"/>
            </w:rPr>
            <w:t>Berisa</w:t>
          </w:r>
          <w:proofErr w:type="spellEnd"/>
          <w:r>
            <w:rPr>
              <w:rFonts w:eastAsia="Times New Roman"/>
            </w:rPr>
            <w:t xml:space="preserve">, T., &amp; </w:t>
          </w:r>
          <w:proofErr w:type="spellStart"/>
          <w:r>
            <w:rPr>
              <w:rFonts w:eastAsia="Times New Roman"/>
            </w:rPr>
            <w:t>Pickrell</w:t>
          </w:r>
          <w:proofErr w:type="spellEnd"/>
          <w:r>
            <w:rPr>
              <w:rFonts w:eastAsia="Times New Roman"/>
            </w:rPr>
            <w:t xml:space="preserve">,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301DE1E0" w14:textId="77777777" w:rsidR="0086788A" w:rsidRDefault="0086788A">
          <w:pPr>
            <w:autoSpaceDE w:val="0"/>
            <w:autoSpaceDN w:val="0"/>
            <w:ind w:hanging="480"/>
            <w:divId w:val="306209696"/>
            <w:rPr>
              <w:rFonts w:eastAsia="Times New Roman"/>
            </w:rPr>
          </w:pPr>
          <w:proofErr w:type="spellStart"/>
          <w:r>
            <w:rPr>
              <w:rFonts w:eastAsia="Times New Roman"/>
            </w:rPr>
            <w:t>Bernabeu</w:t>
          </w:r>
          <w:proofErr w:type="spellEnd"/>
          <w:r>
            <w:rPr>
              <w:rFonts w:eastAsia="Times New Roman"/>
            </w:rPr>
            <w:t xml:space="preserve">, E., </w:t>
          </w:r>
          <w:proofErr w:type="spellStart"/>
          <w:r>
            <w:rPr>
              <w:rFonts w:eastAsia="Times New Roman"/>
            </w:rPr>
            <w:t>Canela-Xandri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w:t>
          </w:r>
          <w:proofErr w:type="spellStart"/>
          <w:r>
            <w:rPr>
              <w:rFonts w:eastAsia="Times New Roman"/>
            </w:rPr>
            <w:t>Tenesa</w:t>
          </w:r>
          <w:proofErr w:type="spellEnd"/>
          <w:r>
            <w:rPr>
              <w:rFonts w:eastAsia="Times New Roman"/>
            </w:rPr>
            <w:t xml:space="preserve">,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056F1B55" w14:textId="77777777" w:rsidR="0086788A" w:rsidRDefault="0086788A">
          <w:pPr>
            <w:autoSpaceDE w:val="0"/>
            <w:autoSpaceDN w:val="0"/>
            <w:ind w:hanging="480"/>
            <w:divId w:val="547424882"/>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12782DE6" w14:textId="77777777" w:rsidR="0086788A" w:rsidRDefault="0086788A">
          <w:pPr>
            <w:autoSpaceDE w:val="0"/>
            <w:autoSpaceDN w:val="0"/>
            <w:ind w:hanging="480"/>
            <w:divId w:val="1023821084"/>
            <w:rPr>
              <w:rFonts w:eastAsia="Times New Roman"/>
            </w:rPr>
          </w:pPr>
          <w:r>
            <w:rPr>
              <w:rFonts w:eastAsia="Times New Roman"/>
            </w:rPr>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278595DD" w14:textId="77777777" w:rsidR="0086788A" w:rsidRDefault="0086788A">
          <w:pPr>
            <w:autoSpaceDE w:val="0"/>
            <w:autoSpaceDN w:val="0"/>
            <w:ind w:hanging="480"/>
            <w:divId w:val="1832939826"/>
            <w:rPr>
              <w:rFonts w:eastAsia="Times New Roman"/>
            </w:rPr>
          </w:pPr>
          <w:proofErr w:type="spellStart"/>
          <w:r>
            <w:rPr>
              <w:rFonts w:eastAsia="Times New Roman"/>
            </w:rPr>
            <w:t>Bulik</w:t>
          </w:r>
          <w:proofErr w:type="spellEnd"/>
          <w:r>
            <w:rPr>
              <w:rFonts w:eastAsia="Times New Roman"/>
            </w:rPr>
            <w:t xml:space="preserve">-Sullivan, B., Finucane, H. K., </w:t>
          </w:r>
          <w:proofErr w:type="spellStart"/>
          <w:r>
            <w:rPr>
              <w:rFonts w:eastAsia="Times New Roman"/>
            </w:rPr>
            <w:t>Anttila</w:t>
          </w:r>
          <w:proofErr w:type="spellEnd"/>
          <w:r>
            <w:rPr>
              <w:rFonts w:eastAsia="Times New Roman"/>
            </w:rPr>
            <w:t xml:space="preserve">, V., Gusev, A., Day, F. R., </w:t>
          </w:r>
          <w:proofErr w:type="spellStart"/>
          <w:r>
            <w:rPr>
              <w:rFonts w:eastAsia="Times New Roman"/>
            </w:rPr>
            <w:t>Loh</w:t>
          </w:r>
          <w:proofErr w:type="spellEnd"/>
          <w:r>
            <w:rPr>
              <w:rFonts w:eastAsia="Times New Roman"/>
            </w:rPr>
            <w:t xml:space="preserve">,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4AD319CC" w14:textId="77777777" w:rsidR="0086788A" w:rsidRDefault="0086788A">
          <w:pPr>
            <w:autoSpaceDE w:val="0"/>
            <w:autoSpaceDN w:val="0"/>
            <w:ind w:hanging="480"/>
            <w:divId w:val="1126312276"/>
            <w:rPr>
              <w:rFonts w:eastAsia="Times New Roman"/>
            </w:rPr>
          </w:pPr>
          <w:proofErr w:type="spellStart"/>
          <w:r>
            <w:rPr>
              <w:rFonts w:eastAsia="Times New Roman"/>
            </w:rPr>
            <w:t>Bulik</w:t>
          </w:r>
          <w:proofErr w:type="spellEnd"/>
          <w:r>
            <w:rPr>
              <w:rFonts w:eastAsia="Times New Roman"/>
            </w:rPr>
            <w:t xml:space="preserve">-Sullivan, B. K., </w:t>
          </w:r>
          <w:proofErr w:type="spellStart"/>
          <w:r>
            <w:rPr>
              <w:rFonts w:eastAsia="Times New Roman"/>
            </w:rPr>
            <w:t>Loh</w:t>
          </w:r>
          <w:proofErr w:type="spellEnd"/>
          <w:r>
            <w:rPr>
              <w:rFonts w:eastAsia="Times New Roman"/>
            </w:rPr>
            <w:t xml:space="preserve">, P.-R., Finucane, H. K., </w:t>
          </w:r>
          <w:proofErr w:type="spellStart"/>
          <w:r>
            <w:rPr>
              <w:rFonts w:eastAsia="Times New Roman"/>
            </w:rPr>
            <w:t>Ripke</w:t>
          </w:r>
          <w:proofErr w:type="spellEnd"/>
          <w:r>
            <w:rPr>
              <w:rFonts w:eastAsia="Times New Roman"/>
            </w:rPr>
            <w:t xml:space="preserv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1F919123" w14:textId="77777777" w:rsidR="0086788A" w:rsidRDefault="0086788A">
          <w:pPr>
            <w:autoSpaceDE w:val="0"/>
            <w:autoSpaceDN w:val="0"/>
            <w:ind w:hanging="480"/>
            <w:divId w:val="493451062"/>
            <w:rPr>
              <w:rFonts w:eastAsia="Times New Roman"/>
            </w:rPr>
          </w:pPr>
          <w:proofErr w:type="spellStart"/>
          <w:r>
            <w:rPr>
              <w:rFonts w:eastAsia="Times New Roman"/>
            </w:rPr>
            <w:lastRenderedPageBreak/>
            <w:t>Bycroft</w:t>
          </w:r>
          <w:proofErr w:type="spellEnd"/>
          <w:r>
            <w:rPr>
              <w:rFonts w:eastAsia="Times New Roman"/>
            </w:rPr>
            <w:t xml:space="preserve">, C., Freeman, C., </w:t>
          </w:r>
          <w:proofErr w:type="spellStart"/>
          <w:r>
            <w:rPr>
              <w:rFonts w:eastAsia="Times New Roman"/>
            </w:rPr>
            <w:t>Petkova</w:t>
          </w:r>
          <w:proofErr w:type="spellEnd"/>
          <w:r>
            <w:rPr>
              <w:rFonts w:eastAsia="Times New Roman"/>
            </w:rPr>
            <w:t xml:space="preserve">, D., Band, G., Elliott, L. T., Sharp, K., </w:t>
          </w:r>
          <w:proofErr w:type="spellStart"/>
          <w:r>
            <w:rPr>
              <w:rFonts w:eastAsia="Times New Roman"/>
            </w:rPr>
            <w:t>Motyer</w:t>
          </w:r>
          <w:proofErr w:type="spellEnd"/>
          <w:r>
            <w:rPr>
              <w:rFonts w:eastAsia="Times New Roman"/>
            </w:rPr>
            <w:t xml:space="preserve">, A., </w:t>
          </w:r>
          <w:proofErr w:type="spellStart"/>
          <w:r>
            <w:rPr>
              <w:rFonts w:eastAsia="Times New Roman"/>
            </w:rPr>
            <w:t>Vukcevic</w:t>
          </w:r>
          <w:proofErr w:type="spellEnd"/>
          <w:r>
            <w:rPr>
              <w:rFonts w:eastAsia="Times New Roman"/>
            </w:rPr>
            <w:t xml:space="preserve">, D., </w:t>
          </w:r>
          <w:proofErr w:type="spellStart"/>
          <w:r>
            <w:rPr>
              <w:rFonts w:eastAsia="Times New Roman"/>
            </w:rPr>
            <w:t>Delaneau</w:t>
          </w:r>
          <w:proofErr w:type="spellEnd"/>
          <w:r>
            <w:rPr>
              <w:rFonts w:eastAsia="Times New Roman"/>
            </w:rPr>
            <w:t xml:space="preserve">, O., O’Connell, J., Cortes, A., Welsh, S., Young, A., Effingham, M., McVean, G., Leslie, S., Allen, N., Donnelly, P., &amp; </w:t>
          </w:r>
          <w:proofErr w:type="spellStart"/>
          <w:r>
            <w:rPr>
              <w:rFonts w:eastAsia="Times New Roman"/>
            </w:rPr>
            <w:t>Marchini</w:t>
          </w:r>
          <w:proofErr w:type="spellEnd"/>
          <w:r>
            <w:rPr>
              <w:rFonts w:eastAsia="Times New Roman"/>
            </w:rPr>
            <w:t xml:space="preserve">,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2E79A004" w14:textId="77777777" w:rsidR="0086788A" w:rsidRDefault="0086788A">
          <w:pPr>
            <w:autoSpaceDE w:val="0"/>
            <w:autoSpaceDN w:val="0"/>
            <w:ind w:hanging="480"/>
            <w:divId w:val="2006277646"/>
            <w:rPr>
              <w:rFonts w:eastAsia="Times New Roman"/>
            </w:rPr>
          </w:pPr>
          <w:r>
            <w:rPr>
              <w:rFonts w:eastAsia="Times New Roman"/>
            </w:rPr>
            <w:t xml:space="preserve">Carole </w:t>
          </w:r>
          <w:proofErr w:type="spellStart"/>
          <w:r>
            <w:rPr>
              <w:rFonts w:eastAsia="Times New Roman"/>
            </w:rPr>
            <w:t>Hooven</w:t>
          </w:r>
          <w:proofErr w:type="spellEnd"/>
          <w:r>
            <w:rPr>
              <w:rFonts w:eastAsia="Times New Roman"/>
            </w:rPr>
            <w:t xml:space="preserve">. (2021). </w:t>
          </w:r>
          <w:r>
            <w:rPr>
              <w:rFonts w:eastAsia="Times New Roman"/>
              <w:i/>
              <w:iCs/>
            </w:rPr>
            <w:t>T: The Story of Testosterone, the Hormone that Dominates and Divides Us</w:t>
          </w:r>
          <w:r>
            <w:rPr>
              <w:rFonts w:eastAsia="Times New Roman"/>
            </w:rPr>
            <w:t>. Henry Holt and Co.</w:t>
          </w:r>
        </w:p>
        <w:p w14:paraId="0AFC8B0E" w14:textId="77777777" w:rsidR="0086788A" w:rsidRDefault="0086788A">
          <w:pPr>
            <w:autoSpaceDE w:val="0"/>
            <w:autoSpaceDN w:val="0"/>
            <w:ind w:hanging="480"/>
            <w:divId w:val="1562322562"/>
            <w:rPr>
              <w:rFonts w:eastAsia="Times New Roman"/>
            </w:rPr>
          </w:pPr>
          <w:r>
            <w:rPr>
              <w:rFonts w:eastAsia="Times New Roman"/>
            </w:rPr>
            <w:t xml:space="preserve">Chang, C. C., Chow, C. C., Tellier, L. C., </w:t>
          </w:r>
          <w:proofErr w:type="spellStart"/>
          <w:r>
            <w:rPr>
              <w:rFonts w:eastAsia="Times New Roman"/>
            </w:rPr>
            <w:t>Vattikuti</w:t>
          </w:r>
          <w:proofErr w:type="spellEnd"/>
          <w:r>
            <w:rPr>
              <w:rFonts w:eastAsia="Times New Roman"/>
            </w:rPr>
            <w:t xml:space="preserve">,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156F4426" w14:textId="77777777" w:rsidR="0086788A" w:rsidRDefault="0086788A">
          <w:pPr>
            <w:autoSpaceDE w:val="0"/>
            <w:autoSpaceDN w:val="0"/>
            <w:ind w:hanging="480"/>
            <w:divId w:val="1450003523"/>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689611C9" w14:textId="77777777" w:rsidR="0086788A" w:rsidRDefault="0086788A">
          <w:pPr>
            <w:autoSpaceDE w:val="0"/>
            <w:autoSpaceDN w:val="0"/>
            <w:ind w:hanging="480"/>
            <w:divId w:val="1360819238"/>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60353DC2" w14:textId="77777777" w:rsidR="0086788A" w:rsidRDefault="0086788A">
          <w:pPr>
            <w:autoSpaceDE w:val="0"/>
            <w:autoSpaceDN w:val="0"/>
            <w:ind w:hanging="480"/>
            <w:divId w:val="1958683302"/>
            <w:rPr>
              <w:rFonts w:eastAsia="Times New Roman"/>
            </w:rPr>
          </w:pPr>
          <w:proofErr w:type="spellStart"/>
          <w:r>
            <w:rPr>
              <w:rFonts w:eastAsia="Times New Roman"/>
            </w:rPr>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758F3156" w14:textId="77777777" w:rsidR="0086788A" w:rsidRDefault="0086788A">
          <w:pPr>
            <w:autoSpaceDE w:val="0"/>
            <w:autoSpaceDN w:val="0"/>
            <w:ind w:hanging="480"/>
            <w:divId w:val="1240797785"/>
            <w:rPr>
              <w:rFonts w:eastAsia="Times New Roman"/>
            </w:rPr>
          </w:pPr>
          <w:r>
            <w:rPr>
              <w:rFonts w:eastAsia="Times New Roman"/>
            </w:rPr>
            <w:t xml:space="preserve">des Marais, D. L., Hernandez, K. M., &amp; </w:t>
          </w:r>
          <w:proofErr w:type="spellStart"/>
          <w:r>
            <w:rPr>
              <w:rFonts w:eastAsia="Times New Roman"/>
            </w:rPr>
            <w:t>Juenger</w:t>
          </w:r>
          <w:proofErr w:type="spellEnd"/>
          <w:r>
            <w:rPr>
              <w:rFonts w:eastAsia="Times New Roman"/>
            </w:rPr>
            <w:t xml:space="preserve">,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1164A5BC" w14:textId="77777777" w:rsidR="0086788A" w:rsidRDefault="0086788A">
          <w:pPr>
            <w:autoSpaceDE w:val="0"/>
            <w:autoSpaceDN w:val="0"/>
            <w:ind w:hanging="480"/>
            <w:divId w:val="1844468133"/>
            <w:rPr>
              <w:rFonts w:eastAsia="Times New Roman"/>
            </w:rPr>
          </w:pPr>
          <w:r>
            <w:rPr>
              <w:rFonts w:eastAsia="Times New Roman"/>
            </w:rPr>
            <w:t xml:space="preserve">Duncan, L., Shen, H., </w:t>
          </w:r>
          <w:proofErr w:type="spellStart"/>
          <w:r>
            <w:rPr>
              <w:rFonts w:eastAsia="Times New Roman"/>
            </w:rPr>
            <w:t>Gelaye</w:t>
          </w:r>
          <w:proofErr w:type="spellEnd"/>
          <w:r>
            <w:rPr>
              <w:rFonts w:eastAsia="Times New Roman"/>
            </w:rPr>
            <w:t xml:space="preserv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5D36C994" w14:textId="77777777" w:rsidR="0086788A" w:rsidRDefault="0086788A">
          <w:pPr>
            <w:autoSpaceDE w:val="0"/>
            <w:autoSpaceDN w:val="0"/>
            <w:ind w:hanging="480"/>
            <w:divId w:val="962462185"/>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19E01A05" w14:textId="77777777" w:rsidR="0086788A" w:rsidRDefault="0086788A">
          <w:pPr>
            <w:autoSpaceDE w:val="0"/>
            <w:autoSpaceDN w:val="0"/>
            <w:ind w:hanging="480"/>
            <w:divId w:val="1236621514"/>
            <w:rPr>
              <w:rFonts w:eastAsia="Times New Roman"/>
            </w:rPr>
          </w:pPr>
          <w:r>
            <w:rPr>
              <w:rFonts w:eastAsia="Times New Roman"/>
            </w:rPr>
            <w:t xml:space="preserve">Flynn, E., </w:t>
          </w:r>
          <w:proofErr w:type="spellStart"/>
          <w:r>
            <w:rPr>
              <w:rFonts w:eastAsia="Times New Roman"/>
            </w:rPr>
            <w:t>Tanigawa</w:t>
          </w:r>
          <w:proofErr w:type="spellEnd"/>
          <w:r>
            <w:rPr>
              <w:rFonts w:eastAsia="Times New Roman"/>
            </w:rPr>
            <w:t xml:space="preserve">, Y., Rodriguez, F., Altman, R. B., Sinnott-Armstrong, N., &amp; Rivas, M. A. (2021). Sex-specific genetic effects across biomarkers. </w:t>
          </w:r>
          <w:r>
            <w:rPr>
              <w:rFonts w:eastAsia="Times New Roman"/>
              <w:i/>
              <w:iCs/>
            </w:rPr>
            <w:t>European Journal of Human Genetics : EJHG</w:t>
          </w:r>
          <w:r>
            <w:rPr>
              <w:rFonts w:eastAsia="Times New Roman"/>
            </w:rPr>
            <w:t xml:space="preserve">, </w:t>
          </w:r>
          <w:r>
            <w:rPr>
              <w:rFonts w:eastAsia="Times New Roman"/>
              <w:i/>
              <w:iCs/>
            </w:rPr>
            <w:t>29</w:t>
          </w:r>
          <w:r>
            <w:rPr>
              <w:rFonts w:eastAsia="Times New Roman"/>
            </w:rPr>
            <w:t>(1), 154–163. https://doi.org/10.1038/s41431-020-00712-w</w:t>
          </w:r>
        </w:p>
        <w:p w14:paraId="4552F0D5" w14:textId="77777777" w:rsidR="0086788A" w:rsidRDefault="0086788A">
          <w:pPr>
            <w:autoSpaceDE w:val="0"/>
            <w:autoSpaceDN w:val="0"/>
            <w:ind w:hanging="480"/>
            <w:divId w:val="1439137169"/>
            <w:rPr>
              <w:rFonts w:eastAsia="Times New Roman"/>
            </w:rPr>
          </w:pPr>
          <w:r>
            <w:rPr>
              <w:rFonts w:eastAsia="Times New Roman"/>
            </w:rPr>
            <w:t xml:space="preserve">Galinsky, K. J., </w:t>
          </w:r>
          <w:proofErr w:type="spellStart"/>
          <w:r>
            <w:rPr>
              <w:rFonts w:eastAsia="Times New Roman"/>
            </w:rPr>
            <w:t>Reshef</w:t>
          </w:r>
          <w:proofErr w:type="spellEnd"/>
          <w:r>
            <w:rPr>
              <w:rFonts w:eastAsia="Times New Roman"/>
            </w:rPr>
            <w:t xml:space="preserve">, Y. A., Finucane, H. K., </w:t>
          </w:r>
          <w:proofErr w:type="spellStart"/>
          <w:r>
            <w:rPr>
              <w:rFonts w:eastAsia="Times New Roman"/>
            </w:rPr>
            <w:t>Loh</w:t>
          </w:r>
          <w:proofErr w:type="spellEnd"/>
          <w:r>
            <w:rPr>
              <w:rFonts w:eastAsia="Times New Roman"/>
            </w:rPr>
            <w:t xml:space="preserve">,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19EDEC01" w14:textId="77777777" w:rsidR="0086788A" w:rsidRDefault="0086788A">
          <w:pPr>
            <w:autoSpaceDE w:val="0"/>
            <w:autoSpaceDN w:val="0"/>
            <w:ind w:hanging="480"/>
            <w:divId w:val="1560750058"/>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w:t>
          </w:r>
          <w:proofErr w:type="spellStart"/>
          <w:r>
            <w:rPr>
              <w:rFonts w:eastAsia="Times New Roman"/>
            </w:rPr>
            <w:t>Smoller</w:t>
          </w:r>
          <w:proofErr w:type="spellEnd"/>
          <w:r>
            <w:rPr>
              <w:rFonts w:eastAsia="Times New Roman"/>
            </w:rPr>
            <w:t xml:space="preserve">, J. W. (2017). Phenome-wide heritability analysis of the UK Biobank. </w:t>
          </w:r>
          <w:r>
            <w:rPr>
              <w:rFonts w:eastAsia="Times New Roman"/>
              <w:i/>
              <w:iCs/>
            </w:rPr>
            <w:t>PLoS Genetics</w:t>
          </w:r>
          <w:r>
            <w:rPr>
              <w:rFonts w:eastAsia="Times New Roman"/>
            </w:rPr>
            <w:t xml:space="preserve">, </w:t>
          </w:r>
          <w:r>
            <w:rPr>
              <w:rFonts w:eastAsia="Times New Roman"/>
              <w:i/>
              <w:iCs/>
            </w:rPr>
            <w:t>13</w:t>
          </w:r>
          <w:r>
            <w:rPr>
              <w:rFonts w:eastAsia="Times New Roman"/>
            </w:rPr>
            <w:t>(4), e1006711. https://doi.org/10.1371/journal.pgen.1006711</w:t>
          </w:r>
        </w:p>
        <w:p w14:paraId="5783A6EC" w14:textId="77777777" w:rsidR="0086788A" w:rsidRDefault="0086788A">
          <w:pPr>
            <w:autoSpaceDE w:val="0"/>
            <w:autoSpaceDN w:val="0"/>
            <w:ind w:hanging="480"/>
            <w:divId w:val="1430472091"/>
            <w:rPr>
              <w:rFonts w:eastAsia="Times New Roman"/>
            </w:rPr>
          </w:pPr>
          <w:proofErr w:type="spellStart"/>
          <w:r>
            <w:rPr>
              <w:rFonts w:eastAsia="Times New Roman"/>
            </w:rPr>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70A78D4A" w14:textId="77777777" w:rsidR="0086788A" w:rsidRDefault="0086788A">
          <w:pPr>
            <w:autoSpaceDE w:val="0"/>
            <w:autoSpaceDN w:val="0"/>
            <w:ind w:hanging="480"/>
            <w:divId w:val="1621764119"/>
            <w:rPr>
              <w:rFonts w:eastAsia="Times New Roman"/>
            </w:rPr>
          </w:pPr>
          <w:proofErr w:type="spellStart"/>
          <w:r>
            <w:rPr>
              <w:rFonts w:eastAsia="Times New Roman"/>
            </w:rPr>
            <w:lastRenderedPageBreak/>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66E43CC0" w14:textId="77777777" w:rsidR="0086788A" w:rsidRDefault="0086788A">
          <w:pPr>
            <w:autoSpaceDE w:val="0"/>
            <w:autoSpaceDN w:val="0"/>
            <w:ind w:hanging="480"/>
            <w:divId w:val="154416710"/>
            <w:rPr>
              <w:rFonts w:eastAsia="Times New Roman"/>
            </w:rPr>
          </w:pPr>
          <w:r>
            <w:rPr>
              <w:rFonts w:eastAsia="Times New Roman"/>
            </w:rPr>
            <w:t xml:space="preserve">Harpak,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5CFB8F1B" w14:textId="77777777" w:rsidR="0086788A" w:rsidRDefault="0086788A">
          <w:pPr>
            <w:autoSpaceDE w:val="0"/>
            <w:autoSpaceDN w:val="0"/>
            <w:ind w:hanging="480"/>
            <w:divId w:val="745031635"/>
            <w:rPr>
              <w:rFonts w:eastAsia="Times New Roman"/>
            </w:rPr>
          </w:pPr>
          <w:r>
            <w:rPr>
              <w:rFonts w:eastAsia="Times New Roman"/>
            </w:rPr>
            <w:t xml:space="preserve">Harper, J. A., </w:t>
          </w:r>
          <w:proofErr w:type="spellStart"/>
          <w:r>
            <w:rPr>
              <w:rFonts w:eastAsia="Times New Roman"/>
            </w:rPr>
            <w:t>Janicke</w:t>
          </w:r>
          <w:proofErr w:type="spellEnd"/>
          <w:r>
            <w:rPr>
              <w:rFonts w:eastAsia="Times New Roman"/>
            </w:rPr>
            <w:t xml:space="preserv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39ADD43A" w14:textId="77777777" w:rsidR="0086788A" w:rsidRDefault="0086788A">
          <w:pPr>
            <w:autoSpaceDE w:val="0"/>
            <w:autoSpaceDN w:val="0"/>
            <w:ind w:hanging="480"/>
            <w:divId w:val="153181443"/>
            <w:rPr>
              <w:rFonts w:eastAsia="Times New Roman"/>
            </w:rPr>
          </w:pPr>
          <w:r>
            <w:rPr>
              <w:rFonts w:eastAsia="Times New Roman"/>
            </w:rPr>
            <w:t xml:space="preserve">Harrison, P. W., Wright, A. E., Zimmer, F., Dean, R., Montgomery, S. H., Pointer, M. A., &amp; </w:t>
          </w:r>
          <w:proofErr w:type="spellStart"/>
          <w:r>
            <w:rPr>
              <w:rFonts w:eastAsia="Times New Roman"/>
            </w:rPr>
            <w:t>Mank</w:t>
          </w:r>
          <w:proofErr w:type="spellEnd"/>
          <w:r>
            <w:rPr>
              <w:rFonts w:eastAsia="Times New Roman"/>
            </w:rPr>
            <w:t xml:space="preserve">,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5CB3919B" w14:textId="77777777" w:rsidR="0086788A" w:rsidRDefault="0086788A">
          <w:pPr>
            <w:autoSpaceDE w:val="0"/>
            <w:autoSpaceDN w:val="0"/>
            <w:ind w:hanging="480"/>
            <w:divId w:val="1906913072"/>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6FE5CDA8" w14:textId="77777777" w:rsidR="0086788A" w:rsidRDefault="0086788A">
          <w:pPr>
            <w:autoSpaceDE w:val="0"/>
            <w:autoSpaceDN w:val="0"/>
            <w:ind w:hanging="480"/>
            <w:divId w:val="1201553327"/>
            <w:rPr>
              <w:rFonts w:eastAsia="Times New Roman"/>
            </w:rPr>
          </w:pPr>
          <w:r>
            <w:rPr>
              <w:rFonts w:eastAsia="Times New Roman"/>
            </w:rPr>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5E0FAAE1" w14:textId="77777777" w:rsidR="0086788A" w:rsidRDefault="0086788A">
          <w:pPr>
            <w:autoSpaceDE w:val="0"/>
            <w:autoSpaceDN w:val="0"/>
            <w:ind w:hanging="480"/>
            <w:divId w:val="727343532"/>
            <w:rPr>
              <w:rFonts w:eastAsia="Times New Roman"/>
            </w:rPr>
          </w:pPr>
          <w:r>
            <w:rPr>
              <w:rFonts w:eastAsia="Times New Roman"/>
            </w:rPr>
            <w:t xml:space="preserve">Hudson, A. I., Odell, S. G., </w:t>
          </w:r>
          <w:proofErr w:type="spellStart"/>
          <w:r>
            <w:rPr>
              <w:rFonts w:eastAsia="Times New Roman"/>
            </w:rPr>
            <w:t>Dubreuil</w:t>
          </w:r>
          <w:proofErr w:type="spellEnd"/>
          <w:r>
            <w:rPr>
              <w:rFonts w:eastAsia="Times New Roman"/>
            </w:rPr>
            <w:t xml:space="preserve">, P., </w:t>
          </w:r>
          <w:proofErr w:type="spellStart"/>
          <w:r>
            <w:rPr>
              <w:rFonts w:eastAsia="Times New Roman"/>
            </w:rPr>
            <w:t>Tixier</w:t>
          </w:r>
          <w:proofErr w:type="spellEnd"/>
          <w:r>
            <w:rPr>
              <w:rFonts w:eastAsia="Times New Roman"/>
            </w:rPr>
            <w:t xml:space="preserve">, M.-H., </w:t>
          </w:r>
          <w:proofErr w:type="spellStart"/>
          <w:r>
            <w:rPr>
              <w:rFonts w:eastAsia="Times New Roman"/>
            </w:rPr>
            <w:t>Praud</w:t>
          </w:r>
          <w:proofErr w:type="spellEnd"/>
          <w:r>
            <w:rPr>
              <w:rFonts w:eastAsia="Times New Roman"/>
            </w:rPr>
            <w:t xml:space="preserve">,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1A1B5587" w14:textId="77777777" w:rsidR="0086788A" w:rsidRDefault="0086788A">
          <w:pPr>
            <w:autoSpaceDE w:val="0"/>
            <w:autoSpaceDN w:val="0"/>
            <w:ind w:hanging="480"/>
            <w:divId w:val="518006270"/>
            <w:rPr>
              <w:rFonts w:eastAsia="Times New Roman"/>
            </w:rPr>
          </w:pPr>
          <w:proofErr w:type="spellStart"/>
          <w:r>
            <w:rPr>
              <w:rFonts w:eastAsia="Times New Roman"/>
            </w:rPr>
            <w:t>Karczewski</w:t>
          </w:r>
          <w:proofErr w:type="spellEnd"/>
          <w:r>
            <w:rPr>
              <w:rFonts w:eastAsia="Times New Roman"/>
            </w:rPr>
            <w:t xml:space="preserve">, K. J., </w:t>
          </w:r>
          <w:proofErr w:type="spellStart"/>
          <w:r>
            <w:rPr>
              <w:rFonts w:eastAsia="Times New Roman"/>
            </w:rPr>
            <w:t>Francioli</w:t>
          </w:r>
          <w:proofErr w:type="spellEnd"/>
          <w:r>
            <w:rPr>
              <w:rFonts w:eastAsia="Times New Roman"/>
            </w:rPr>
            <w:t xml:space="preserve">, L. C., Tiao, G., Cummings, B. B., </w:t>
          </w:r>
          <w:proofErr w:type="spellStart"/>
          <w:r>
            <w:rPr>
              <w:rFonts w:eastAsia="Times New Roman"/>
            </w:rPr>
            <w:t>Alföldi</w:t>
          </w:r>
          <w:proofErr w:type="spellEnd"/>
          <w:r>
            <w:rPr>
              <w:rFonts w:eastAsia="Times New Roman"/>
            </w:rPr>
            <w:t xml:space="preserve">, J., Wang, Q., Collins, R. L., </w:t>
          </w:r>
          <w:proofErr w:type="spellStart"/>
          <w:r>
            <w:rPr>
              <w:rFonts w:eastAsia="Times New Roman"/>
            </w:rPr>
            <w:t>Laricchia</w:t>
          </w:r>
          <w:proofErr w:type="spellEnd"/>
          <w:r>
            <w:rPr>
              <w:rFonts w:eastAsia="Times New Roman"/>
            </w:rPr>
            <w:t xml:space="preserve">, K. M., </w:t>
          </w:r>
          <w:proofErr w:type="spellStart"/>
          <w:r>
            <w:rPr>
              <w:rFonts w:eastAsia="Times New Roman"/>
            </w:rPr>
            <w:t>Ganna</w:t>
          </w:r>
          <w:proofErr w:type="spellEnd"/>
          <w:r>
            <w:rPr>
              <w:rFonts w:eastAsia="Times New Roman"/>
            </w:rPr>
            <w:t xml:space="preserve">, A., Birnbaum, D. P., Gauthier, L. D., Brand, H., </w:t>
          </w:r>
          <w:proofErr w:type="spellStart"/>
          <w:r>
            <w:rPr>
              <w:rFonts w:eastAsia="Times New Roman"/>
            </w:rPr>
            <w:t>Solomonson</w:t>
          </w:r>
          <w:proofErr w:type="spellEnd"/>
          <w:r>
            <w:rPr>
              <w:rFonts w:eastAsia="Times New Roman"/>
            </w:rPr>
            <w:t xml:space="preserve">, M., Watts, N. A., Rhodes, D., Singer-Berk, M., England, E. M., </w:t>
          </w:r>
          <w:proofErr w:type="spellStart"/>
          <w:r>
            <w:rPr>
              <w:rFonts w:eastAsia="Times New Roman"/>
            </w:rPr>
            <w:t>Seaby</w:t>
          </w:r>
          <w:proofErr w:type="spellEnd"/>
          <w:r>
            <w:rPr>
              <w:rFonts w:eastAsia="Times New Roman"/>
            </w:rPr>
            <w:t xml:space="preserve">, E. G., </w:t>
          </w:r>
          <w:proofErr w:type="spellStart"/>
          <w:r>
            <w:rPr>
              <w:rFonts w:eastAsia="Times New Roman"/>
            </w:rPr>
            <w:t>Kosmicki</w:t>
          </w:r>
          <w:proofErr w:type="spellEnd"/>
          <w:r>
            <w:rPr>
              <w:rFonts w:eastAsia="Times New Roman"/>
            </w:rPr>
            <w:t xml:space="preserve">,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25ACE314" w14:textId="77777777" w:rsidR="0086788A" w:rsidRDefault="0086788A">
          <w:pPr>
            <w:autoSpaceDE w:val="0"/>
            <w:autoSpaceDN w:val="0"/>
            <w:ind w:hanging="480"/>
            <w:divId w:val="199127204"/>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7490313B" w14:textId="77777777" w:rsidR="0086788A" w:rsidRDefault="0086788A">
          <w:pPr>
            <w:autoSpaceDE w:val="0"/>
            <w:autoSpaceDN w:val="0"/>
            <w:ind w:hanging="480"/>
            <w:divId w:val="1699503452"/>
            <w:rPr>
              <w:rFonts w:eastAsia="Times New Roman"/>
            </w:rPr>
          </w:pPr>
          <w:r>
            <w:rPr>
              <w:rFonts w:eastAsia="Times New Roman"/>
            </w:rPr>
            <w:t xml:space="preserve">Kidwell, J. F., Clegg, M. T., Stewart, F. M., &amp; </w:t>
          </w:r>
          <w:proofErr w:type="spellStart"/>
          <w:r>
            <w:rPr>
              <w:rFonts w:eastAsia="Times New Roman"/>
            </w:rPr>
            <w:t>Prout</w:t>
          </w:r>
          <w:proofErr w:type="spellEnd"/>
          <w:r>
            <w:rPr>
              <w:rFonts w:eastAsia="Times New Roman"/>
            </w:rPr>
            <w:t xml:space="preserve">,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5ABDA2C3" w14:textId="77777777" w:rsidR="0086788A" w:rsidRDefault="0086788A">
          <w:pPr>
            <w:autoSpaceDE w:val="0"/>
            <w:autoSpaceDN w:val="0"/>
            <w:ind w:hanging="480"/>
            <w:divId w:val="623344129"/>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w:t>
          </w:r>
          <w:proofErr w:type="spellStart"/>
          <w:r>
            <w:rPr>
              <w:rFonts w:eastAsia="Times New Roman"/>
            </w:rPr>
            <w:t>Pistilli</w:t>
          </w:r>
          <w:proofErr w:type="spellEnd"/>
          <w:r>
            <w:rPr>
              <w:rFonts w:eastAsia="Times New Roman"/>
            </w:rPr>
            <w:t xml:space="preserve">, E. E., </w:t>
          </w:r>
          <w:proofErr w:type="spellStart"/>
          <w:r>
            <w:rPr>
              <w:rFonts w:eastAsia="Times New Roman"/>
            </w:rPr>
            <w:t>Iglayreger</w:t>
          </w:r>
          <w:proofErr w:type="spellEnd"/>
          <w:r>
            <w:rPr>
              <w:rFonts w:eastAsia="Times New Roman"/>
            </w:rPr>
            <w:t xml:space="preserve">, H. B., </w:t>
          </w:r>
          <w:proofErr w:type="spellStart"/>
          <w:r>
            <w:rPr>
              <w:rFonts w:eastAsia="Times New Roman"/>
            </w:rPr>
            <w:t>Burant</w:t>
          </w:r>
          <w:proofErr w:type="spellEnd"/>
          <w:r>
            <w:rPr>
              <w:rFonts w:eastAsia="Times New Roman"/>
            </w:rPr>
            <w:t xml:space="preserve">,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3819F645" w14:textId="77777777" w:rsidR="0086788A" w:rsidRDefault="0086788A">
          <w:pPr>
            <w:autoSpaceDE w:val="0"/>
            <w:autoSpaceDN w:val="0"/>
            <w:ind w:hanging="480"/>
            <w:divId w:val="729688911"/>
            <w:rPr>
              <w:rFonts w:eastAsia="Times New Roman"/>
            </w:rPr>
          </w:pPr>
          <w:r>
            <w:rPr>
              <w:rFonts w:eastAsia="Times New Roman"/>
            </w:rPr>
            <w:t xml:space="preserve">Long, Q., </w:t>
          </w:r>
          <w:proofErr w:type="spellStart"/>
          <w:r>
            <w:rPr>
              <w:rFonts w:eastAsia="Times New Roman"/>
            </w:rPr>
            <w:t>Rabanal</w:t>
          </w:r>
          <w:proofErr w:type="spellEnd"/>
          <w:r>
            <w:rPr>
              <w:rFonts w:eastAsia="Times New Roman"/>
            </w:rPr>
            <w:t xml:space="preserve">, F. A., Meng, D., Huber, C. D., Farlow, A., </w:t>
          </w:r>
          <w:proofErr w:type="spellStart"/>
          <w:r>
            <w:rPr>
              <w:rFonts w:eastAsia="Times New Roman"/>
            </w:rPr>
            <w:t>Platzer</w:t>
          </w:r>
          <w:proofErr w:type="spellEnd"/>
          <w:r>
            <w:rPr>
              <w:rFonts w:eastAsia="Times New Roman"/>
            </w:rPr>
            <w:t xml:space="preserve">, A., Zhang, Q., </w:t>
          </w:r>
          <w:proofErr w:type="spellStart"/>
          <w:r>
            <w:rPr>
              <w:rFonts w:eastAsia="Times New Roman"/>
            </w:rPr>
            <w:t>Vilhjálmsson</w:t>
          </w:r>
          <w:proofErr w:type="spellEnd"/>
          <w:r>
            <w:rPr>
              <w:rFonts w:eastAsia="Times New Roman"/>
            </w:rPr>
            <w:t xml:space="preserve">, B. J., Korte, A., </w:t>
          </w:r>
          <w:proofErr w:type="spellStart"/>
          <w:r>
            <w:rPr>
              <w:rFonts w:eastAsia="Times New Roman"/>
            </w:rPr>
            <w:t>Nizhynska</w:t>
          </w:r>
          <w:proofErr w:type="spellEnd"/>
          <w:r>
            <w:rPr>
              <w:rFonts w:eastAsia="Times New Roman"/>
            </w:rPr>
            <w:t xml:space="preserve">, V., Voronin, V., Korte, P., </w:t>
          </w:r>
          <w:proofErr w:type="spellStart"/>
          <w:r>
            <w:rPr>
              <w:rFonts w:eastAsia="Times New Roman"/>
            </w:rPr>
            <w:t>Sedman</w:t>
          </w:r>
          <w:proofErr w:type="spellEnd"/>
          <w:r>
            <w:rPr>
              <w:rFonts w:eastAsia="Times New Roman"/>
            </w:rPr>
            <w:t xml:space="preserve">, L., </w:t>
          </w:r>
          <w:proofErr w:type="spellStart"/>
          <w:r>
            <w:rPr>
              <w:rFonts w:eastAsia="Times New Roman"/>
            </w:rPr>
            <w:t>Mandáková</w:t>
          </w:r>
          <w:proofErr w:type="spellEnd"/>
          <w:r>
            <w:rPr>
              <w:rFonts w:eastAsia="Times New Roman"/>
            </w:rPr>
            <w:t xml:space="preserve">, T., </w:t>
          </w:r>
          <w:proofErr w:type="spellStart"/>
          <w:r>
            <w:rPr>
              <w:rFonts w:eastAsia="Times New Roman"/>
            </w:rPr>
            <w:t>Lysak</w:t>
          </w:r>
          <w:proofErr w:type="spellEnd"/>
          <w:r>
            <w:rPr>
              <w:rFonts w:eastAsia="Times New Roman"/>
            </w:rPr>
            <w:t xml:space="preserve">, M. A., </w:t>
          </w:r>
          <w:proofErr w:type="spellStart"/>
          <w:r>
            <w:rPr>
              <w:rFonts w:eastAsia="Times New Roman"/>
            </w:rPr>
            <w:t>Seren</w:t>
          </w:r>
          <w:proofErr w:type="spellEnd"/>
          <w:r>
            <w:rPr>
              <w:rFonts w:eastAsia="Times New Roman"/>
            </w:rPr>
            <w:t xml:space="preserve">, Ü., </w:t>
          </w:r>
          <w:r>
            <w:rPr>
              <w:rFonts w:eastAsia="Times New Roman"/>
            </w:rPr>
            <w:lastRenderedPageBreak/>
            <w:t xml:space="preserve">Hellmann, I., &amp; </w:t>
          </w:r>
          <w:proofErr w:type="spellStart"/>
          <w:r>
            <w:rPr>
              <w:rFonts w:eastAsia="Times New Roman"/>
            </w:rPr>
            <w:t>Nordborg</w:t>
          </w:r>
          <w:proofErr w:type="spellEnd"/>
          <w:r>
            <w:rPr>
              <w:rFonts w:eastAsia="Times New Roman"/>
            </w:rPr>
            <w:t xml:space="preserve">,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57099054" w14:textId="77777777" w:rsidR="0086788A" w:rsidRDefault="0086788A">
          <w:pPr>
            <w:autoSpaceDE w:val="0"/>
            <w:autoSpaceDN w:val="0"/>
            <w:ind w:hanging="480"/>
            <w:divId w:val="445779395"/>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24F2C97F" w14:textId="77777777" w:rsidR="0086788A" w:rsidRDefault="0086788A">
          <w:pPr>
            <w:autoSpaceDE w:val="0"/>
            <w:autoSpaceDN w:val="0"/>
            <w:ind w:hanging="480"/>
            <w:divId w:val="1823614931"/>
            <w:rPr>
              <w:rFonts w:eastAsia="Times New Roman"/>
            </w:rPr>
          </w:pPr>
          <w:r>
            <w:rPr>
              <w:rFonts w:eastAsia="Times New Roman"/>
            </w:rPr>
            <w:t xml:space="preserve">Lynch, M., &amp; Walsh, B. (1998). </w:t>
          </w:r>
          <w:r>
            <w:rPr>
              <w:rFonts w:eastAsia="Times New Roman"/>
              <w:i/>
              <w:iCs/>
            </w:rPr>
            <w:t>Genetics and Analysis of Quantitative Traits</w:t>
          </w:r>
          <w:r>
            <w:rPr>
              <w:rFonts w:eastAsia="Times New Roman"/>
            </w:rPr>
            <w:t xml:space="preserve"> (1st ed.). Sinauer Associates.</w:t>
          </w:r>
        </w:p>
        <w:p w14:paraId="1128E4F5" w14:textId="77777777" w:rsidR="0086788A" w:rsidRDefault="0086788A">
          <w:pPr>
            <w:autoSpaceDE w:val="0"/>
            <w:autoSpaceDN w:val="0"/>
            <w:ind w:hanging="480"/>
            <w:divId w:val="1378434458"/>
            <w:rPr>
              <w:rFonts w:eastAsia="Times New Roman"/>
            </w:rPr>
          </w:pPr>
          <w:r>
            <w:rPr>
              <w:rFonts w:eastAsia="Times New Roman"/>
            </w:rPr>
            <w:t xml:space="preserve">MacQueen, A. H., Zhang, L., </w:t>
          </w:r>
          <w:proofErr w:type="spellStart"/>
          <w:r>
            <w:rPr>
              <w:rFonts w:eastAsia="Times New Roman"/>
            </w:rPr>
            <w:t>Bonette</w:t>
          </w:r>
          <w:proofErr w:type="spellEnd"/>
          <w:r>
            <w:rPr>
              <w:rFonts w:eastAsia="Times New Roman"/>
            </w:rPr>
            <w:t xml:space="preserve">, J., </w:t>
          </w:r>
          <w:proofErr w:type="spellStart"/>
          <w:r>
            <w:rPr>
              <w:rFonts w:eastAsia="Times New Roman"/>
            </w:rPr>
            <w:t>Boe</w:t>
          </w:r>
          <w:proofErr w:type="spellEnd"/>
          <w:r>
            <w:rPr>
              <w:rFonts w:eastAsia="Times New Roman"/>
            </w:rPr>
            <w:t xml:space="preserve">, A. R., Fay, P. A., </w:t>
          </w:r>
          <w:proofErr w:type="spellStart"/>
          <w:r>
            <w:rPr>
              <w:rFonts w:eastAsia="Times New Roman"/>
            </w:rPr>
            <w:t>Fritschi</w:t>
          </w:r>
          <w:proofErr w:type="spellEnd"/>
          <w:r>
            <w:rPr>
              <w:rFonts w:eastAsia="Times New Roman"/>
            </w:rPr>
            <w:t xml:space="preserve">, F. B., Lowry, D. B., Mitchell, R. B., </w:t>
          </w:r>
          <w:proofErr w:type="spellStart"/>
          <w:r>
            <w:rPr>
              <w:rFonts w:eastAsia="Times New Roman"/>
            </w:rPr>
            <w:t>Rouquette</w:t>
          </w:r>
          <w:proofErr w:type="spellEnd"/>
          <w:r>
            <w:rPr>
              <w:rFonts w:eastAsia="Times New Roman"/>
            </w:rPr>
            <w:t xml:space="preserve">, F. M., Wu, Y., &amp; others. (2021). Mapping of genotype-by-environment interactions in phenology identifies two cues for flowering in switchgrass (Panicum virgatum). </w:t>
          </w:r>
          <w:r>
            <w:rPr>
              <w:rFonts w:eastAsia="Times New Roman"/>
              <w:i/>
              <w:iCs/>
            </w:rPr>
            <w:t>BioRxiv</w:t>
          </w:r>
          <w:r>
            <w:rPr>
              <w:rFonts w:eastAsia="Times New Roman"/>
            </w:rPr>
            <w:t>.</w:t>
          </w:r>
        </w:p>
        <w:p w14:paraId="68E439FB" w14:textId="77777777" w:rsidR="0086788A" w:rsidRDefault="0086788A">
          <w:pPr>
            <w:autoSpaceDE w:val="0"/>
            <w:autoSpaceDN w:val="0"/>
            <w:ind w:hanging="480"/>
            <w:divId w:val="1533300127"/>
            <w:rPr>
              <w:rFonts w:eastAsia="Times New Roman"/>
            </w:rPr>
          </w:pPr>
          <w:r>
            <w:rPr>
              <w:rFonts w:eastAsia="Times New Roman"/>
            </w:rPr>
            <w:t xml:space="preserve">Mars, N., </w:t>
          </w:r>
          <w:proofErr w:type="spellStart"/>
          <w:r>
            <w:rPr>
              <w:rFonts w:eastAsia="Times New Roman"/>
            </w:rPr>
            <w:t>Koskela</w:t>
          </w:r>
          <w:proofErr w:type="spellEnd"/>
          <w:r>
            <w:rPr>
              <w:rFonts w:eastAsia="Times New Roman"/>
            </w:rPr>
            <w:t xml:space="preserve">, J. T., </w:t>
          </w:r>
          <w:proofErr w:type="spellStart"/>
          <w:r>
            <w:rPr>
              <w:rFonts w:eastAsia="Times New Roman"/>
            </w:rPr>
            <w:t>Ripatti</w:t>
          </w:r>
          <w:proofErr w:type="spellEnd"/>
          <w:r>
            <w:rPr>
              <w:rFonts w:eastAsia="Times New Roman"/>
            </w:rPr>
            <w:t xml:space="preserve">, P., </w:t>
          </w:r>
          <w:proofErr w:type="spellStart"/>
          <w:r>
            <w:rPr>
              <w:rFonts w:eastAsia="Times New Roman"/>
            </w:rPr>
            <w:t>Kiiskinen</w:t>
          </w:r>
          <w:proofErr w:type="spellEnd"/>
          <w:r>
            <w:rPr>
              <w:rFonts w:eastAsia="Times New Roman"/>
            </w:rPr>
            <w:t xml:space="preserve">,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w:t>
          </w:r>
          <w:proofErr w:type="spellStart"/>
          <w:r>
            <w:rPr>
              <w:rFonts w:eastAsia="Times New Roman"/>
            </w:rPr>
            <w:t>Ahola</w:t>
          </w:r>
          <w:proofErr w:type="spellEnd"/>
          <w:r>
            <w:rPr>
              <w:rFonts w:eastAsia="Times New Roman"/>
            </w:rPr>
            <w:t xml:space="preserve">-Olli, A., </w:t>
          </w:r>
          <w:proofErr w:type="spellStart"/>
          <w:r>
            <w:rPr>
              <w:rFonts w:eastAsia="Times New Roman"/>
            </w:rPr>
            <w:t>Kurki</w:t>
          </w:r>
          <w:proofErr w:type="spellEnd"/>
          <w:r>
            <w:rPr>
              <w:rFonts w:eastAsia="Times New Roman"/>
            </w:rPr>
            <w:t xml:space="preserve">, M., Karjalainen, J., </w:t>
          </w:r>
          <w:proofErr w:type="spellStart"/>
          <w:r>
            <w:rPr>
              <w:rFonts w:eastAsia="Times New Roman"/>
            </w:rPr>
            <w:t>Palta</w:t>
          </w:r>
          <w:proofErr w:type="spellEnd"/>
          <w:r>
            <w:rPr>
              <w:rFonts w:eastAsia="Times New Roman"/>
            </w:rPr>
            <w:t xml:space="preserve">, P., </w:t>
          </w:r>
          <w:proofErr w:type="spellStart"/>
          <w:r>
            <w:rPr>
              <w:rFonts w:eastAsia="Times New Roman"/>
            </w:rPr>
            <w:t>FinnGen</w:t>
          </w:r>
          <w:proofErr w:type="spellEnd"/>
          <w:r>
            <w:rPr>
              <w:rFonts w:eastAsia="Times New Roman"/>
            </w:rPr>
            <w:t xml:space="preserve">, Neale, B. M., Daly, M., </w:t>
          </w:r>
          <w:proofErr w:type="spellStart"/>
          <w:r>
            <w:rPr>
              <w:rFonts w:eastAsia="Times New Roman"/>
            </w:rPr>
            <w:t>Salomaa</w:t>
          </w:r>
          <w:proofErr w:type="spellEnd"/>
          <w:r>
            <w:rPr>
              <w:rFonts w:eastAsia="Times New Roman"/>
            </w:rPr>
            <w:t xml:space="preserve">, V., </w:t>
          </w:r>
          <w:proofErr w:type="spellStart"/>
          <w:r>
            <w:rPr>
              <w:rFonts w:eastAsia="Times New Roman"/>
            </w:rPr>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w:t>
          </w:r>
          <w:proofErr w:type="spellStart"/>
          <w:r>
            <w:rPr>
              <w:rFonts w:eastAsia="Times New Roman"/>
            </w:rPr>
            <w:t>Ripatti</w:t>
          </w:r>
          <w:proofErr w:type="spellEnd"/>
          <w:r>
            <w:rPr>
              <w:rFonts w:eastAsia="Times New Roman"/>
            </w:rPr>
            <w:t xml:space="preserve">,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16914E1E" w14:textId="77777777" w:rsidR="0086788A" w:rsidRDefault="0086788A">
          <w:pPr>
            <w:autoSpaceDE w:val="0"/>
            <w:autoSpaceDN w:val="0"/>
            <w:ind w:hanging="480"/>
            <w:divId w:val="1875077943"/>
            <w:rPr>
              <w:rFonts w:eastAsia="Times New Roman"/>
            </w:rPr>
          </w:pPr>
          <w:r>
            <w:rPr>
              <w:rFonts w:eastAsia="Times New Roman"/>
            </w:rPr>
            <w:t xml:space="preserve">McLaren, W., Gil, L., Hunt, S. E., </w:t>
          </w:r>
          <w:proofErr w:type="spellStart"/>
          <w:r>
            <w:rPr>
              <w:rFonts w:eastAsia="Times New Roman"/>
            </w:rPr>
            <w:t>Riat</w:t>
          </w:r>
          <w:proofErr w:type="spellEnd"/>
          <w:r>
            <w:rPr>
              <w:rFonts w:eastAsia="Times New Roman"/>
            </w:rPr>
            <w:t xml:space="preserve">, H. S., Ritchie, G. R. S., </w:t>
          </w:r>
          <w:proofErr w:type="spellStart"/>
          <w:r>
            <w:rPr>
              <w:rFonts w:eastAsia="Times New Roman"/>
            </w:rPr>
            <w:t>Thormann</w:t>
          </w:r>
          <w:proofErr w:type="spellEnd"/>
          <w:r>
            <w:rPr>
              <w:rFonts w:eastAsia="Times New Roman"/>
            </w:rPr>
            <w:t xml:space="preserve">, A., </w:t>
          </w:r>
          <w:proofErr w:type="spellStart"/>
          <w:r>
            <w:rPr>
              <w:rFonts w:eastAsia="Times New Roman"/>
            </w:rPr>
            <w:t>Flicek</w:t>
          </w:r>
          <w:proofErr w:type="spellEnd"/>
          <w:r>
            <w:rPr>
              <w:rFonts w:eastAsia="Times New Roman"/>
            </w:rPr>
            <w:t xml:space="preserve">,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5F6E9902" w14:textId="77777777" w:rsidR="0086788A" w:rsidRDefault="0086788A">
          <w:pPr>
            <w:autoSpaceDE w:val="0"/>
            <w:autoSpaceDN w:val="0"/>
            <w:ind w:hanging="480"/>
            <w:divId w:val="1029137732"/>
            <w:rPr>
              <w:rFonts w:eastAsia="Times New Roman"/>
            </w:rPr>
          </w:pPr>
          <w:r>
            <w:rPr>
              <w:rFonts w:eastAsia="Times New Roman"/>
            </w:rPr>
            <w:t xml:space="preserve">Mills, M., </w:t>
          </w:r>
          <w:proofErr w:type="spellStart"/>
          <w:r>
            <w:rPr>
              <w:rFonts w:eastAsia="Times New Roman"/>
            </w:rPr>
            <w:t>Barban</w:t>
          </w:r>
          <w:proofErr w:type="spellEnd"/>
          <w:r>
            <w:rPr>
              <w:rFonts w:eastAsia="Times New Roman"/>
            </w:rPr>
            <w:t xml:space="preserve">, N., &amp; </w:t>
          </w:r>
          <w:proofErr w:type="spellStart"/>
          <w:r>
            <w:rPr>
              <w:rFonts w:eastAsia="Times New Roman"/>
            </w:rPr>
            <w:t>Tropf</w:t>
          </w:r>
          <w:proofErr w:type="spellEnd"/>
          <w:r>
            <w:rPr>
              <w:rFonts w:eastAsia="Times New Roman"/>
            </w:rPr>
            <w:t xml:space="preserve">, F. C. (2020). </w:t>
          </w:r>
          <w:r>
            <w:rPr>
              <w:rFonts w:eastAsia="Times New Roman"/>
              <w:i/>
              <w:iCs/>
            </w:rPr>
            <w:t>An introduction to Statistical Genetic Data Analysis</w:t>
          </w:r>
          <w:r>
            <w:rPr>
              <w:rFonts w:eastAsia="Times New Roman"/>
            </w:rPr>
            <w:t>. The MIT Press.</w:t>
          </w:r>
        </w:p>
        <w:p w14:paraId="30F0BFD6" w14:textId="77777777" w:rsidR="0086788A" w:rsidRDefault="0086788A">
          <w:pPr>
            <w:autoSpaceDE w:val="0"/>
            <w:autoSpaceDN w:val="0"/>
            <w:ind w:hanging="480"/>
            <w:divId w:val="217908748"/>
            <w:rPr>
              <w:rFonts w:eastAsia="Times New Roman"/>
            </w:rPr>
          </w:pPr>
          <w:proofErr w:type="spellStart"/>
          <w:r>
            <w:rPr>
              <w:rFonts w:eastAsia="Times New Roman"/>
            </w:rPr>
            <w:t>Mokkonen</w:t>
          </w:r>
          <w:proofErr w:type="spellEnd"/>
          <w:r>
            <w:rPr>
              <w:rFonts w:eastAsia="Times New Roman"/>
            </w:rPr>
            <w:t xml:space="preserve">, M., &amp; </w:t>
          </w:r>
          <w:proofErr w:type="spellStart"/>
          <w:r>
            <w:rPr>
              <w:rFonts w:eastAsia="Times New Roman"/>
            </w:rPr>
            <w:t>Crespi</w:t>
          </w:r>
          <w:proofErr w:type="spellEnd"/>
          <w:r>
            <w:rPr>
              <w:rFonts w:eastAsia="Times New Roman"/>
            </w:rPr>
            <w:t xml:space="preserve">,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1EFC53FA" w14:textId="77777777" w:rsidR="0086788A" w:rsidRDefault="0086788A">
          <w:pPr>
            <w:autoSpaceDE w:val="0"/>
            <w:autoSpaceDN w:val="0"/>
            <w:ind w:hanging="480"/>
            <w:divId w:val="2077245201"/>
            <w:rPr>
              <w:rFonts w:eastAsia="Times New Roman"/>
            </w:rPr>
          </w:pPr>
          <w:r>
            <w:rPr>
              <w:rFonts w:eastAsia="Times New Roman"/>
            </w:rPr>
            <w:t xml:space="preserve">Mostafavi, H., Harpak,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512E727D" w14:textId="77777777" w:rsidR="0086788A" w:rsidRDefault="0086788A">
          <w:pPr>
            <w:autoSpaceDE w:val="0"/>
            <w:autoSpaceDN w:val="0"/>
            <w:ind w:hanging="480"/>
            <w:divId w:val="255553516"/>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7DEB08FD" w14:textId="77777777" w:rsidR="0086788A" w:rsidRDefault="0086788A">
          <w:pPr>
            <w:autoSpaceDE w:val="0"/>
            <w:autoSpaceDN w:val="0"/>
            <w:ind w:hanging="480"/>
            <w:divId w:val="1363629884"/>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3CC4BB1C" w14:textId="77777777" w:rsidR="0086788A" w:rsidRDefault="0086788A">
          <w:pPr>
            <w:autoSpaceDE w:val="0"/>
            <w:autoSpaceDN w:val="0"/>
            <w:ind w:hanging="480"/>
            <w:divId w:val="1295527109"/>
            <w:rPr>
              <w:rFonts w:eastAsia="Times New Roman"/>
            </w:rPr>
          </w:pPr>
          <w:r>
            <w:rPr>
              <w:rFonts w:eastAsia="Times New Roman"/>
            </w:rPr>
            <w:t xml:space="preserve">Oliva, M., Muñoz-Aguirre, M., Kim-Hellmuth, S., </w:t>
          </w:r>
          <w:proofErr w:type="spellStart"/>
          <w:r>
            <w:rPr>
              <w:rFonts w:eastAsia="Times New Roman"/>
            </w:rPr>
            <w:t>Wucher</w:t>
          </w:r>
          <w:proofErr w:type="spellEnd"/>
          <w:r>
            <w:rPr>
              <w:rFonts w:eastAsia="Times New Roman"/>
            </w:rPr>
            <w:t xml:space="preserve">,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w:t>
          </w:r>
          <w:proofErr w:type="spellStart"/>
          <w:r>
            <w:rPr>
              <w:rFonts w:eastAsia="Times New Roman"/>
            </w:rPr>
            <w:t>Balliu</w:t>
          </w:r>
          <w:proofErr w:type="spellEnd"/>
          <w:r>
            <w:rPr>
              <w:rFonts w:eastAsia="Times New Roman"/>
            </w:rPr>
            <w:t xml:space="preserve">, B., </w:t>
          </w:r>
          <w:proofErr w:type="spellStart"/>
          <w:r>
            <w:rPr>
              <w:rFonts w:eastAsia="Times New Roman"/>
            </w:rPr>
            <w:t>Viñuela</w:t>
          </w:r>
          <w:proofErr w:type="spellEnd"/>
          <w:r>
            <w:rPr>
              <w:rFonts w:eastAsia="Times New Roman"/>
            </w:rPr>
            <w:t xml:space="preserve">, A., Castel, S. E., </w:t>
          </w:r>
          <w:proofErr w:type="spellStart"/>
          <w:r>
            <w:rPr>
              <w:rFonts w:eastAsia="Times New Roman"/>
            </w:rPr>
            <w:t>Mohammadi</w:t>
          </w:r>
          <w:proofErr w:type="spellEnd"/>
          <w:r>
            <w:rPr>
              <w:rFonts w:eastAsia="Times New Roman"/>
            </w:rPr>
            <w:t xml:space="preserve">,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624AFBE9" w14:textId="77777777" w:rsidR="0086788A" w:rsidRDefault="0086788A">
          <w:pPr>
            <w:autoSpaceDE w:val="0"/>
            <w:autoSpaceDN w:val="0"/>
            <w:ind w:hanging="480"/>
            <w:divId w:val="346178975"/>
            <w:rPr>
              <w:rFonts w:eastAsia="Times New Roman"/>
            </w:rPr>
          </w:pPr>
          <w:proofErr w:type="spellStart"/>
          <w:r>
            <w:rPr>
              <w:rFonts w:eastAsia="Times New Roman"/>
            </w:rPr>
            <w:lastRenderedPageBreak/>
            <w:t>Pasquali</w:t>
          </w:r>
          <w:proofErr w:type="spellEnd"/>
          <w:r>
            <w:rPr>
              <w:rFonts w:eastAsia="Times New Roman"/>
            </w:rPr>
            <w:t xml:space="preserve">,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71AEF235" w14:textId="77777777" w:rsidR="0086788A" w:rsidRDefault="0086788A">
          <w:pPr>
            <w:autoSpaceDE w:val="0"/>
            <w:autoSpaceDN w:val="0"/>
            <w:ind w:hanging="480"/>
            <w:divId w:val="1980306516"/>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Mostafavi, H., Sinnott-Armstrong, N., Clarke, S. L., Smith, C. J., Program, V. A. M. V., </w:t>
          </w:r>
          <w:proofErr w:type="spellStart"/>
          <w:r>
            <w:rPr>
              <w:rFonts w:eastAsia="Times New Roman"/>
            </w:rPr>
            <w:t>Durda</w:t>
          </w:r>
          <w:proofErr w:type="spellEnd"/>
          <w:r>
            <w:rPr>
              <w:rFonts w:eastAsia="Times New Roman"/>
            </w:rPr>
            <w:t xml:space="preserve">,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r>
            <w:rPr>
              <w:rFonts w:eastAsia="Times New Roman"/>
              <w:i/>
              <w:iCs/>
            </w:rPr>
            <w:t>BioRxiv</w:t>
          </w:r>
          <w:r>
            <w:rPr>
              <w:rFonts w:eastAsia="Times New Roman"/>
            </w:rPr>
            <w:t>. https://doi.org/10.1101/2021.12.06.471235</w:t>
          </w:r>
        </w:p>
        <w:p w14:paraId="5F8ECFEA" w14:textId="77777777" w:rsidR="0086788A" w:rsidRDefault="0086788A">
          <w:pPr>
            <w:autoSpaceDE w:val="0"/>
            <w:autoSpaceDN w:val="0"/>
            <w:ind w:hanging="480"/>
            <w:divId w:val="1447509046"/>
            <w:rPr>
              <w:rFonts w:eastAsia="Times New Roman"/>
            </w:rPr>
          </w:pPr>
          <w:r>
            <w:rPr>
              <w:rFonts w:eastAsia="Times New Roman"/>
            </w:rPr>
            <w:t xml:space="preserve">Pirastu, N., </w:t>
          </w:r>
          <w:proofErr w:type="spellStart"/>
          <w:r>
            <w:rPr>
              <w:rFonts w:eastAsia="Times New Roman"/>
            </w:rPr>
            <w:t>Cordioli</w:t>
          </w:r>
          <w:proofErr w:type="spellEnd"/>
          <w:r>
            <w:rPr>
              <w:rFonts w:eastAsia="Times New Roman"/>
            </w:rPr>
            <w:t xml:space="preserve">, M., Nandakumar, P., </w:t>
          </w:r>
          <w:proofErr w:type="spellStart"/>
          <w:r>
            <w:rPr>
              <w:rFonts w:eastAsia="Times New Roman"/>
            </w:rPr>
            <w:t>Mignogna</w:t>
          </w:r>
          <w:proofErr w:type="spellEnd"/>
          <w:r>
            <w:rPr>
              <w:rFonts w:eastAsia="Times New Roman"/>
            </w:rPr>
            <w:t xml:space="preserve">, G., </w:t>
          </w:r>
          <w:proofErr w:type="spellStart"/>
          <w:r>
            <w:rPr>
              <w:rFonts w:eastAsia="Times New Roman"/>
            </w:rPr>
            <w:t>Abdellaoui</w:t>
          </w:r>
          <w:proofErr w:type="spellEnd"/>
          <w:r>
            <w:rPr>
              <w:rFonts w:eastAsia="Times New Roman"/>
            </w:rPr>
            <w:t xml:space="preserve">, A., Hollis, B., Kanai, M., Rajagopal, V. M., </w:t>
          </w:r>
          <w:proofErr w:type="spellStart"/>
          <w:r>
            <w:rPr>
              <w:rFonts w:eastAsia="Times New Roman"/>
            </w:rPr>
            <w:t>Parolo</w:t>
          </w:r>
          <w:proofErr w:type="spellEnd"/>
          <w:r>
            <w:rPr>
              <w:rFonts w:eastAsia="Times New Roman"/>
            </w:rPr>
            <w:t xml:space="preserve">, P. D. B., Baya, N., Carey, C. E., Karjalainen, J., </w:t>
          </w:r>
          <w:proofErr w:type="spellStart"/>
          <w:r>
            <w:rPr>
              <w:rFonts w:eastAsia="Times New Roman"/>
            </w:rPr>
            <w:t>Als</w:t>
          </w:r>
          <w:proofErr w:type="spellEnd"/>
          <w:r>
            <w:rPr>
              <w:rFonts w:eastAsia="Times New Roman"/>
            </w:rPr>
            <w:t xml:space="preserve">, T. D., van der Zee, M. D., Day, F. R., Ong, K. K., </w:t>
          </w:r>
          <w:proofErr w:type="spellStart"/>
          <w:r>
            <w:rPr>
              <w:rFonts w:eastAsia="Times New Roman"/>
            </w:rPr>
            <w:t>Morisaki</w:t>
          </w:r>
          <w:proofErr w:type="spellEnd"/>
          <w:r>
            <w:rPr>
              <w:rFonts w:eastAsia="Times New Roman"/>
            </w:rPr>
            <w:t xml:space="preserve">, T., de </w:t>
          </w:r>
          <w:proofErr w:type="spellStart"/>
          <w:r>
            <w:rPr>
              <w:rFonts w:eastAsia="Times New Roman"/>
            </w:rPr>
            <w:t>Geus</w:t>
          </w:r>
          <w:proofErr w:type="spellEnd"/>
          <w:r>
            <w:rPr>
              <w:rFonts w:eastAsia="Times New Roman"/>
            </w:rPr>
            <w:t xml:space="preserve">, E., </w:t>
          </w:r>
          <w:proofErr w:type="spellStart"/>
          <w:r>
            <w:rPr>
              <w:rFonts w:eastAsia="Times New Roman"/>
            </w:rPr>
            <w:t>Bellocco</w:t>
          </w:r>
          <w:proofErr w:type="spellEnd"/>
          <w:r>
            <w:rPr>
              <w:rFonts w:eastAsia="Times New Roman"/>
            </w:rPr>
            <w:t xml:space="preserve">, R., … </w:t>
          </w:r>
          <w:proofErr w:type="spellStart"/>
          <w:r>
            <w:rPr>
              <w:rFonts w:eastAsia="Times New Roman"/>
            </w:rPr>
            <w:t>Ganna</w:t>
          </w:r>
          <w:proofErr w:type="spellEnd"/>
          <w:r>
            <w:rPr>
              <w:rFonts w:eastAsia="Times New Roman"/>
            </w:rPr>
            <w:t xml:space="preserve">,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04CB3D2C" w14:textId="77777777" w:rsidR="0086788A" w:rsidRDefault="0086788A">
          <w:pPr>
            <w:autoSpaceDE w:val="0"/>
            <w:autoSpaceDN w:val="0"/>
            <w:ind w:hanging="480"/>
            <w:divId w:val="2115050000"/>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w:t>
          </w:r>
          <w:proofErr w:type="spellStart"/>
          <w:r>
            <w:rPr>
              <w:rFonts w:eastAsia="Times New Roman"/>
            </w:rPr>
            <w:t>Uher</w:t>
          </w:r>
          <w:proofErr w:type="spellEnd"/>
          <w:r>
            <w:rPr>
              <w:rFonts w:eastAsia="Times New Roman"/>
            </w:rPr>
            <w:t xml:space="preserve">, R., </w:t>
          </w:r>
          <w:proofErr w:type="spellStart"/>
          <w:r>
            <w:rPr>
              <w:rFonts w:eastAsia="Times New Roman"/>
            </w:rPr>
            <w:t>MacCabe</w:t>
          </w:r>
          <w:proofErr w:type="spellEnd"/>
          <w:r>
            <w:rPr>
              <w:rFonts w:eastAsia="Times New Roman"/>
            </w:rPr>
            <w:t xml:space="preserve">, J. H., </w:t>
          </w:r>
          <w:proofErr w:type="spellStart"/>
          <w:r>
            <w:rPr>
              <w:rFonts w:eastAsia="Times New Roman"/>
            </w:rPr>
            <w:t>Långström</w:t>
          </w:r>
          <w:proofErr w:type="spellEnd"/>
          <w:r>
            <w:rPr>
              <w:rFonts w:eastAsia="Times New Roman"/>
            </w:rPr>
            <w:t xml:space="preserve">, N., Landen, M., McGuffin, P., Lewis, C. M., Lichtenstein, P., &amp; </w:t>
          </w:r>
          <w:proofErr w:type="spellStart"/>
          <w:r>
            <w:rPr>
              <w:rFonts w:eastAsia="Times New Roman"/>
            </w:rPr>
            <w:t>Svensson</w:t>
          </w:r>
          <w:proofErr w:type="spellEnd"/>
          <w:r>
            <w:rPr>
              <w:rFonts w:eastAsia="Times New Roman"/>
            </w:rPr>
            <w:t xml:space="preserve">, A. C. (2013). Fecundity of Patients With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03F66973" w14:textId="77777777" w:rsidR="0086788A" w:rsidRDefault="0086788A">
          <w:pPr>
            <w:autoSpaceDE w:val="0"/>
            <w:autoSpaceDN w:val="0"/>
            <w:ind w:hanging="480"/>
            <w:divId w:val="2022856570"/>
            <w:rPr>
              <w:rFonts w:eastAsia="Times New Roman"/>
            </w:rPr>
          </w:pPr>
          <w:proofErr w:type="spellStart"/>
          <w:r>
            <w:rPr>
              <w:rFonts w:eastAsia="Times New Roman"/>
            </w:rPr>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w:t>
          </w:r>
          <w:proofErr w:type="spellStart"/>
          <w:r>
            <w:rPr>
              <w:rFonts w:eastAsia="Times New Roman"/>
            </w:rPr>
            <w:t>Folkersen</w:t>
          </w:r>
          <w:proofErr w:type="spellEnd"/>
          <w:r>
            <w:rPr>
              <w:rFonts w:eastAsia="Times New Roman"/>
            </w:rPr>
            <w:t xml:space="preserve">, L., </w:t>
          </w:r>
          <w:proofErr w:type="spellStart"/>
          <w:r>
            <w:rPr>
              <w:rFonts w:eastAsia="Times New Roman"/>
            </w:rPr>
            <w:t>Hoggart</w:t>
          </w:r>
          <w:proofErr w:type="spellEnd"/>
          <w:r>
            <w:rPr>
              <w:rFonts w:eastAsia="Times New Roman"/>
            </w:rPr>
            <w:t xml:space="preserve">, C., O’Reilly, P. F., &amp; </w:t>
          </w:r>
          <w:proofErr w:type="spellStart"/>
          <w:r>
            <w:rPr>
              <w:rFonts w:eastAsia="Times New Roman"/>
            </w:rPr>
            <w:t>Vilhjálmsson</w:t>
          </w:r>
          <w:proofErr w:type="spellEnd"/>
          <w:r>
            <w:rPr>
              <w:rFonts w:eastAsia="Times New Roman"/>
            </w:rPr>
            <w:t xml:space="preserve">,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1F38178D" w14:textId="77777777" w:rsidR="0086788A" w:rsidRDefault="0086788A">
          <w:pPr>
            <w:autoSpaceDE w:val="0"/>
            <w:autoSpaceDN w:val="0"/>
            <w:ind w:hanging="480"/>
            <w:divId w:val="231282070"/>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45EC4D98" w14:textId="77777777" w:rsidR="0086788A" w:rsidRDefault="0086788A">
          <w:pPr>
            <w:autoSpaceDE w:val="0"/>
            <w:autoSpaceDN w:val="0"/>
            <w:ind w:hanging="480"/>
            <w:divId w:val="453328941"/>
            <w:rPr>
              <w:rFonts w:eastAsia="Times New Roman"/>
            </w:rPr>
          </w:pPr>
          <w:r>
            <w:rPr>
              <w:rFonts w:eastAsia="Times New Roman"/>
            </w:rPr>
            <w:t xml:space="preserve">Purcell, S., Neale, B., Todd-Brown, K., Thomas, L., Ferreira, M. A. R., Bender, D., </w:t>
          </w:r>
          <w:proofErr w:type="spellStart"/>
          <w:r>
            <w:rPr>
              <w:rFonts w:eastAsia="Times New Roman"/>
            </w:rPr>
            <w:t>Maller</w:t>
          </w:r>
          <w:proofErr w:type="spellEnd"/>
          <w:r>
            <w:rPr>
              <w:rFonts w:eastAsia="Times New Roman"/>
            </w:rPr>
            <w:t xml:space="preserve">, J., </w:t>
          </w:r>
          <w:proofErr w:type="spellStart"/>
          <w:r>
            <w:rPr>
              <w:rFonts w:eastAsia="Times New Roman"/>
            </w:rPr>
            <w:t>Sklar</w:t>
          </w:r>
          <w:proofErr w:type="spellEnd"/>
          <w:r>
            <w:rPr>
              <w:rFonts w:eastAsia="Times New Roman"/>
            </w:rPr>
            <w:t xml:space="preserve">, P., de Bakker, P. I. W., Daly, M. J., &amp; Sham, P. C. (2007). PLINK: a tool set for whole-genome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1569A41A" w14:textId="77777777" w:rsidR="0086788A" w:rsidRDefault="0086788A">
          <w:pPr>
            <w:autoSpaceDE w:val="0"/>
            <w:autoSpaceDN w:val="0"/>
            <w:ind w:hanging="480"/>
            <w:divId w:val="247346660"/>
            <w:rPr>
              <w:rFonts w:eastAsia="Times New Roman"/>
            </w:rPr>
          </w:pPr>
          <w:r>
            <w:rPr>
              <w:rFonts w:eastAsia="Times New Roman"/>
            </w:rPr>
            <w:t xml:space="preserve">Ruzicka, F., </w:t>
          </w:r>
          <w:proofErr w:type="spellStart"/>
          <w:r>
            <w:rPr>
              <w:rFonts w:eastAsia="Times New Roman"/>
            </w:rPr>
            <w:t>Dutoit</w:t>
          </w:r>
          <w:proofErr w:type="spellEnd"/>
          <w:r>
            <w:rPr>
              <w:rFonts w:eastAsia="Times New Roman"/>
            </w:rPr>
            <w:t xml:space="preserve">, L., </w:t>
          </w:r>
          <w:proofErr w:type="spellStart"/>
          <w:r>
            <w:rPr>
              <w:rFonts w:eastAsia="Times New Roman"/>
            </w:rPr>
            <w:t>Czuppon</w:t>
          </w:r>
          <w:proofErr w:type="spellEnd"/>
          <w:r>
            <w:rPr>
              <w:rFonts w:eastAsia="Times New Roman"/>
            </w:rPr>
            <w:t xml:space="preserve">, P., Jordan, C. Y., Li, X., </w:t>
          </w:r>
          <w:proofErr w:type="spellStart"/>
          <w:r>
            <w:rPr>
              <w:rFonts w:eastAsia="Times New Roman"/>
            </w:rPr>
            <w:t>Olito</w:t>
          </w:r>
          <w:proofErr w:type="spellEnd"/>
          <w:r>
            <w:rPr>
              <w:rFonts w:eastAsia="Times New Roman"/>
            </w:rPr>
            <w:t xml:space="preserve">, C., </w:t>
          </w:r>
          <w:proofErr w:type="spellStart"/>
          <w:r>
            <w:rPr>
              <w:rFonts w:eastAsia="Times New Roman"/>
            </w:rPr>
            <w:t>Runemark</w:t>
          </w:r>
          <w:proofErr w:type="spellEnd"/>
          <w:r>
            <w:rPr>
              <w:rFonts w:eastAsia="Times New Roman"/>
            </w:rPr>
            <w:t xml:space="preserve">, A., </w:t>
          </w:r>
          <w:proofErr w:type="spellStart"/>
          <w:r>
            <w:rPr>
              <w:rFonts w:eastAsia="Times New Roman"/>
            </w:rPr>
            <w:t>Svensson</w:t>
          </w:r>
          <w:proofErr w:type="spellEnd"/>
          <w:r>
            <w:rPr>
              <w:rFonts w:eastAsia="Times New Roman"/>
            </w:rPr>
            <w:t xml:space="preserve">, E. I., </w:t>
          </w:r>
          <w:proofErr w:type="spellStart"/>
          <w:r>
            <w:rPr>
              <w:rFonts w:eastAsia="Times New Roman"/>
            </w:rPr>
            <w:t>Yazdi</w:t>
          </w:r>
          <w:proofErr w:type="spellEnd"/>
          <w:r>
            <w:rPr>
              <w:rFonts w:eastAsia="Times New Roman"/>
            </w:rPr>
            <w:t xml:space="preserve">,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10C931CB" w14:textId="77777777" w:rsidR="0086788A" w:rsidRDefault="0086788A">
          <w:pPr>
            <w:autoSpaceDE w:val="0"/>
            <w:autoSpaceDN w:val="0"/>
            <w:ind w:hanging="480"/>
            <w:divId w:val="177503110"/>
            <w:rPr>
              <w:rFonts w:eastAsia="Times New Roman"/>
            </w:rPr>
          </w:pPr>
          <w:r>
            <w:rPr>
              <w:rFonts w:eastAsia="Times New Roman"/>
            </w:rPr>
            <w:t xml:space="preserve">Ruzicka,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r>
            <w:rPr>
              <w:rFonts w:eastAsia="Times New Roman"/>
              <w:i/>
              <w:iCs/>
            </w:rPr>
            <w:t>BioRxiv</w:t>
          </w:r>
          <w:r>
            <w:rPr>
              <w:rFonts w:eastAsia="Times New Roman"/>
            </w:rPr>
            <w:t>. https://doi.org/10.1101/2021.09.20.461171</w:t>
          </w:r>
        </w:p>
        <w:p w14:paraId="11880301" w14:textId="77777777" w:rsidR="0086788A" w:rsidRDefault="0086788A">
          <w:pPr>
            <w:autoSpaceDE w:val="0"/>
            <w:autoSpaceDN w:val="0"/>
            <w:ind w:hanging="480"/>
            <w:divId w:val="1971280175"/>
            <w:rPr>
              <w:rFonts w:eastAsia="Times New Roman"/>
            </w:rPr>
          </w:pPr>
          <w:proofErr w:type="spellStart"/>
          <w:r>
            <w:rPr>
              <w:rFonts w:eastAsia="Times New Roman"/>
            </w:rPr>
            <w:t>Schroderus</w:t>
          </w:r>
          <w:proofErr w:type="spellEnd"/>
          <w:r>
            <w:rPr>
              <w:rFonts w:eastAsia="Times New Roman"/>
            </w:rPr>
            <w:t xml:space="preserve">, E., Jokinen, I., </w:t>
          </w:r>
          <w:proofErr w:type="spellStart"/>
          <w:r>
            <w:rPr>
              <w:rFonts w:eastAsia="Times New Roman"/>
            </w:rPr>
            <w:t>Koivula</w:t>
          </w:r>
          <w:proofErr w:type="spellEnd"/>
          <w:r>
            <w:rPr>
              <w:rFonts w:eastAsia="Times New Roman"/>
            </w:rPr>
            <w:t xml:space="preserve">, M., </w:t>
          </w:r>
          <w:proofErr w:type="spellStart"/>
          <w:r>
            <w:rPr>
              <w:rFonts w:eastAsia="Times New Roman"/>
            </w:rPr>
            <w:t>Koskela</w:t>
          </w:r>
          <w:proofErr w:type="spellEnd"/>
          <w:r>
            <w:rPr>
              <w:rFonts w:eastAsia="Times New Roman"/>
            </w:rPr>
            <w:t xml:space="preserve">, E., </w:t>
          </w:r>
          <w:proofErr w:type="spellStart"/>
          <w:r>
            <w:rPr>
              <w:rFonts w:eastAsia="Times New Roman"/>
            </w:rPr>
            <w:t>Mappes</w:t>
          </w:r>
          <w:proofErr w:type="spellEnd"/>
          <w:r>
            <w:rPr>
              <w:rFonts w:eastAsia="Times New Roman"/>
            </w:rPr>
            <w:t xml:space="preserve">,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xml:space="preserve">, A. E. E. D., &amp; </w:t>
          </w:r>
          <w:proofErr w:type="spellStart"/>
          <w:r>
            <w:rPr>
              <w:rFonts w:eastAsia="Times New Roman"/>
            </w:rPr>
            <w:t>McPeek</w:t>
          </w:r>
          <w:proofErr w:type="spellEnd"/>
          <w:r>
            <w:rPr>
              <w:rFonts w:eastAsia="Times New Roman"/>
            </w:rPr>
            <w:t xml:space="preserve">, E. M. A. (2010). Intra‐ and Intersexual Trade‐Offs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29E7F111" w14:textId="77777777" w:rsidR="0086788A" w:rsidRDefault="0086788A">
          <w:pPr>
            <w:autoSpaceDE w:val="0"/>
            <w:autoSpaceDN w:val="0"/>
            <w:ind w:hanging="480"/>
            <w:divId w:val="665271"/>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4217D964" w14:textId="77777777" w:rsidR="0086788A" w:rsidRDefault="0086788A">
          <w:pPr>
            <w:autoSpaceDE w:val="0"/>
            <w:autoSpaceDN w:val="0"/>
            <w:ind w:hanging="480"/>
            <w:divId w:val="1286548700"/>
            <w:rPr>
              <w:rFonts w:eastAsia="Times New Roman"/>
            </w:rPr>
          </w:pPr>
          <w:r>
            <w:rPr>
              <w:rFonts w:eastAsia="Times New Roman"/>
            </w:rPr>
            <w:lastRenderedPageBreak/>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27FB9E5B" w14:textId="77777777" w:rsidR="0086788A" w:rsidRDefault="0086788A">
          <w:pPr>
            <w:autoSpaceDE w:val="0"/>
            <w:autoSpaceDN w:val="0"/>
            <w:ind w:hanging="480"/>
            <w:divId w:val="306277367"/>
            <w:rPr>
              <w:rFonts w:eastAsia="Times New Roman"/>
            </w:rPr>
          </w:pPr>
          <w:r>
            <w:rPr>
              <w:rFonts w:eastAsia="Times New Roman"/>
            </w:rPr>
            <w:t xml:space="preserve">Shi, H., Mancuso, N., </w:t>
          </w:r>
          <w:proofErr w:type="spellStart"/>
          <w:r>
            <w:rPr>
              <w:rFonts w:eastAsia="Times New Roman"/>
            </w:rPr>
            <w:t>Spendlove</w:t>
          </w:r>
          <w:proofErr w:type="spellEnd"/>
          <w:r>
            <w:rPr>
              <w:rFonts w:eastAsia="Times New Roman"/>
            </w:rPr>
            <w:t xml:space="preser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7AF6D868" w14:textId="77777777" w:rsidR="0086788A" w:rsidRDefault="0086788A">
          <w:pPr>
            <w:autoSpaceDE w:val="0"/>
            <w:autoSpaceDN w:val="0"/>
            <w:ind w:hanging="480"/>
            <w:divId w:val="32536356"/>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6AD8F554" w14:textId="77777777" w:rsidR="0086788A" w:rsidRDefault="0086788A">
          <w:pPr>
            <w:autoSpaceDE w:val="0"/>
            <w:autoSpaceDN w:val="0"/>
            <w:ind w:hanging="480"/>
            <w:divId w:val="1184132319"/>
            <w:rPr>
              <w:rFonts w:eastAsia="Times New Roman"/>
            </w:rPr>
          </w:pPr>
          <w:proofErr w:type="spellStart"/>
          <w:r>
            <w:rPr>
              <w:rFonts w:eastAsia="Times New Roman"/>
            </w:rPr>
            <w:t>Sudlow</w:t>
          </w:r>
          <w:proofErr w:type="spellEnd"/>
          <w:r>
            <w:rPr>
              <w:rFonts w:eastAsia="Times New Roman"/>
            </w:rPr>
            <w:t xml:space="preserve">, C., </w:t>
          </w:r>
          <w:proofErr w:type="spellStart"/>
          <w:r>
            <w:rPr>
              <w:rFonts w:eastAsia="Times New Roman"/>
            </w:rPr>
            <w:t>Gallacher</w:t>
          </w:r>
          <w:proofErr w:type="spellEnd"/>
          <w:r>
            <w:rPr>
              <w:rFonts w:eastAsia="Times New Roman"/>
            </w:rPr>
            <w:t xml:space="preserve">, J., Allen, N., </w:t>
          </w:r>
          <w:proofErr w:type="spellStart"/>
          <w:r>
            <w:rPr>
              <w:rFonts w:eastAsia="Times New Roman"/>
            </w:rPr>
            <w:t>Beral</w:t>
          </w:r>
          <w:proofErr w:type="spellEnd"/>
          <w:r>
            <w:rPr>
              <w:rFonts w:eastAsia="Times New Roman"/>
            </w:rPr>
            <w:t xml:space="preserve">, V., Burton, P., </w:t>
          </w:r>
          <w:proofErr w:type="spellStart"/>
          <w:r>
            <w:rPr>
              <w:rFonts w:eastAsia="Times New Roman"/>
            </w:rPr>
            <w:t>Danesh</w:t>
          </w:r>
          <w:proofErr w:type="spellEnd"/>
          <w:r>
            <w:rPr>
              <w:rFonts w:eastAsia="Times New Roman"/>
            </w:rPr>
            <w:t xml:space="preserve">, J., Downey, P., Elliott, P., Green, J., </w:t>
          </w:r>
          <w:proofErr w:type="spellStart"/>
          <w:r>
            <w:rPr>
              <w:rFonts w:eastAsia="Times New Roman"/>
            </w:rPr>
            <w:t>Landray</w:t>
          </w:r>
          <w:proofErr w:type="spellEnd"/>
          <w:r>
            <w:rPr>
              <w:rFonts w:eastAsia="Times New Roman"/>
            </w:rPr>
            <w:t xml:space="preserve">, M., Liu, B., Matthews, P., Ong, G., Pell, J., </w:t>
          </w:r>
          <w:proofErr w:type="spellStart"/>
          <w:r>
            <w:rPr>
              <w:rFonts w:eastAsia="Times New Roman"/>
            </w:rPr>
            <w:t>Silman</w:t>
          </w:r>
          <w:proofErr w:type="spellEnd"/>
          <w:r>
            <w:rPr>
              <w:rFonts w:eastAsia="Times New Roman"/>
            </w:rPr>
            <w:t xml:space="preserve">,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204898EB" w14:textId="77777777" w:rsidR="0086788A" w:rsidRDefault="0086788A">
          <w:pPr>
            <w:autoSpaceDE w:val="0"/>
            <w:autoSpaceDN w:val="0"/>
            <w:ind w:hanging="480"/>
            <w:divId w:val="1110776514"/>
            <w:rPr>
              <w:rFonts w:eastAsia="Times New Roman"/>
            </w:rPr>
          </w:pP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1C1F3D86" w14:textId="77777777" w:rsidR="0086788A" w:rsidRDefault="0086788A">
          <w:pPr>
            <w:autoSpaceDE w:val="0"/>
            <w:autoSpaceDN w:val="0"/>
            <w:ind w:hanging="480"/>
            <w:divId w:val="339626140"/>
            <w:rPr>
              <w:rFonts w:eastAsia="Times New Roman"/>
            </w:rPr>
          </w:pPr>
          <w:r>
            <w:rPr>
              <w:rFonts w:eastAsia="Times New Roman"/>
            </w:rPr>
            <w:t xml:space="preserve">van </w:t>
          </w:r>
          <w:proofErr w:type="spellStart"/>
          <w:r>
            <w:rPr>
              <w:rFonts w:eastAsia="Times New Roman"/>
            </w:rPr>
            <w:t>Doorn</w:t>
          </w:r>
          <w:proofErr w:type="spellEnd"/>
          <w:r>
            <w:rPr>
              <w:rFonts w:eastAsia="Times New Roman"/>
            </w:rPr>
            <w:t xml:space="preserve">,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75880276" w14:textId="77777777" w:rsidR="0086788A" w:rsidRDefault="0086788A">
          <w:pPr>
            <w:autoSpaceDE w:val="0"/>
            <w:autoSpaceDN w:val="0"/>
            <w:ind w:hanging="480"/>
            <w:divId w:val="755055978"/>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7DD35F53" w14:textId="77777777" w:rsidR="0086788A" w:rsidRDefault="0086788A">
          <w:pPr>
            <w:autoSpaceDE w:val="0"/>
            <w:autoSpaceDN w:val="0"/>
            <w:ind w:hanging="480"/>
            <w:divId w:val="935334483"/>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30FCFA19" w14:textId="77777777" w:rsidR="0086788A" w:rsidRDefault="0086788A">
          <w:pPr>
            <w:autoSpaceDE w:val="0"/>
            <w:autoSpaceDN w:val="0"/>
            <w:ind w:hanging="480"/>
            <w:divId w:val="1975065524"/>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7413702A" w14:textId="77777777" w:rsidR="0086788A" w:rsidRDefault="0086788A">
          <w:pPr>
            <w:autoSpaceDE w:val="0"/>
            <w:autoSpaceDN w:val="0"/>
            <w:ind w:hanging="480"/>
            <w:divId w:val="1742167410"/>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28C2E85B" w14:textId="77777777" w:rsidR="0086788A" w:rsidRDefault="0086788A">
          <w:pPr>
            <w:autoSpaceDE w:val="0"/>
            <w:autoSpaceDN w:val="0"/>
            <w:ind w:hanging="480"/>
            <w:divId w:val="41247182"/>
            <w:rPr>
              <w:rFonts w:eastAsia="Times New Roman"/>
            </w:rPr>
          </w:pPr>
          <w:r>
            <w:rPr>
              <w:rFonts w:eastAsia="Times New Roman"/>
            </w:rPr>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5858B084" w:rsidR="005B55CD" w:rsidRDefault="0086788A" w:rsidP="00331361">
          <w:pPr>
            <w:pStyle w:val="NormalWeb"/>
            <w:spacing w:before="0" w:beforeAutospacing="0" w:after="0" w:afterAutospacing="0" w:line="360" w:lineRule="auto"/>
            <w:jc w:val="both"/>
            <w:rPr>
              <w:rFonts w:ascii="Arial" w:hAnsi="Arial" w:cs="Arial"/>
              <w:sz w:val="22"/>
              <w:szCs w:val="22"/>
            </w:rPr>
          </w:pPr>
          <w:r>
            <w:t> </w:t>
          </w:r>
        </w:p>
      </w:sdtContent>
    </w:sdt>
    <w:p w14:paraId="3A1DDE7F" w14:textId="77777777" w:rsidR="005B55CD" w:rsidRDefault="005B55CD" w:rsidP="002A6E3A">
      <w:pPr>
        <w:pStyle w:val="NormalWeb"/>
        <w:spacing w:before="0" w:beforeAutospacing="0" w:after="0" w:afterAutospacing="0" w:line="360" w:lineRule="auto"/>
        <w:jc w:val="both"/>
        <w:rPr>
          <w:rFonts w:ascii="Arial" w:hAnsi="Arial" w:cs="Arial"/>
          <w:sz w:val="22"/>
          <w:szCs w:val="22"/>
        </w:rPr>
      </w:pPr>
    </w:p>
    <w:p w14:paraId="71D17653" w14:textId="0BB54E35" w:rsidR="00E34FE0" w:rsidRDefault="00E34FE0" w:rsidP="002A6E3A">
      <w:pPr>
        <w:pStyle w:val="NormalWeb"/>
        <w:spacing w:before="0" w:beforeAutospacing="0" w:after="0" w:afterAutospacing="0" w:line="360" w:lineRule="auto"/>
        <w:jc w:val="both"/>
        <w:rPr>
          <w:rFonts w:ascii="Arial" w:hAnsi="Arial" w:cs="Arial"/>
          <w:sz w:val="22"/>
          <w:szCs w:val="22"/>
        </w:rPr>
      </w:pPr>
    </w:p>
    <w:p w14:paraId="45860B10" w14:textId="77777777" w:rsidR="00E34FE0" w:rsidRPr="002A6E3A" w:rsidRDefault="00E34FE0" w:rsidP="002A6E3A">
      <w:pPr>
        <w:pStyle w:val="NormalWeb"/>
        <w:spacing w:before="0" w:beforeAutospacing="0" w:after="0" w:afterAutospacing="0" w:line="360" w:lineRule="auto"/>
        <w:jc w:val="both"/>
        <w:rPr>
          <w:rFonts w:ascii="Arial" w:hAnsi="Arial" w:cs="Arial"/>
          <w:sz w:val="22"/>
          <w:szCs w:val="22"/>
        </w:rPr>
      </w:pPr>
    </w:p>
    <w:sectPr w:rsidR="00E34FE0" w:rsidRPr="002A6E3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rpak, Arbel" w:date="2022-03-31T13:06:00Z" w:initials="HA">
    <w:p w14:paraId="0AB68042" w14:textId="255F2FD9" w:rsidR="00990937" w:rsidRDefault="00990937">
      <w:pPr>
        <w:pStyle w:val="CommentText"/>
      </w:pPr>
      <w:r>
        <w:rPr>
          <w:rStyle w:val="CommentReference"/>
        </w:rPr>
        <w:annotationRef/>
      </w:r>
      <w:r>
        <w:t>Add page numbers please</w:t>
      </w:r>
    </w:p>
  </w:comment>
  <w:comment w:id="16" w:author="Harpak, Arbel" w:date="2022-03-30T08:59:00Z" w:initials="HA">
    <w:p w14:paraId="1D03A074" w14:textId="1C5EAF71" w:rsidR="00931E38" w:rsidRDefault="00931E38">
      <w:pPr>
        <w:pStyle w:val="CommentText"/>
      </w:pPr>
      <w:r>
        <w:rPr>
          <w:rStyle w:val="CommentReference"/>
        </w:rPr>
        <w:annotationRef/>
      </w:r>
      <w:r>
        <w:t xml:space="preserve">Please add the </w:t>
      </w:r>
      <w:proofErr w:type="spellStart"/>
      <w:r>
        <w:t>GxAge</w:t>
      </w:r>
      <w:proofErr w:type="spellEnd"/>
      <w:r>
        <w:t xml:space="preserve"> -&gt; BMI in early childhood paper I posted on Slack this week</w:t>
      </w:r>
    </w:p>
  </w:comment>
  <w:comment w:id="17" w:author="Harpak, Arbel" w:date="2022-03-30T09:03:00Z" w:initials="HA">
    <w:p w14:paraId="6080C5EA" w14:textId="516DAE73" w:rsidR="006A51E6" w:rsidRDefault="006A51E6">
      <w:pPr>
        <w:pStyle w:val="CommentText"/>
      </w:pPr>
      <w:r>
        <w:rPr>
          <w:rStyle w:val="CommentReference"/>
        </w:rPr>
        <w:annotationRef/>
      </w:r>
      <w:r>
        <w:t>Please add this interesting paper that Tom shared with us:</w:t>
      </w:r>
    </w:p>
    <w:p w14:paraId="09F9ABEE" w14:textId="496366CD" w:rsidR="006A51E6" w:rsidRDefault="006A51E6">
      <w:pPr>
        <w:pStyle w:val="CommentText"/>
      </w:pPr>
      <w:r w:rsidRPr="006A51E6">
        <w:t>https://onlinelibrary.wiley.com/doi/full/10.1002/ece3.1361</w:t>
      </w:r>
    </w:p>
  </w:comment>
  <w:comment w:id="27" w:author="Harpak, Arbel" w:date="2022-03-30T09:11:00Z" w:initials="HA">
    <w:p w14:paraId="1E25ED79" w14:textId="68AB075C" w:rsidR="00F755AC" w:rsidRDefault="00F755AC">
      <w:pPr>
        <w:pStyle w:val="CommentText"/>
      </w:pPr>
      <w:r>
        <w:rPr>
          <w:rStyle w:val="CommentReference"/>
        </w:rPr>
        <w:annotationRef/>
      </w:r>
      <w:r>
        <w:t xml:space="preserve">What is this “B.” before </w:t>
      </w:r>
      <w:proofErr w:type="spellStart"/>
      <w:r>
        <w:t>Bulik</w:t>
      </w:r>
      <w:proofErr w:type="spellEnd"/>
      <w:r>
        <w:t>-Sullivan et al.? Need to fix in Mendeley</w:t>
      </w:r>
    </w:p>
  </w:comment>
  <w:comment w:id="33" w:author="Harpak, Arbel" w:date="2022-03-30T09:27:00Z" w:initials="HA">
    <w:p w14:paraId="1292B568" w14:textId="6E684448" w:rsidR="00057BBB" w:rsidRDefault="00057BBB">
      <w:pPr>
        <w:pStyle w:val="CommentText"/>
      </w:pPr>
      <w:r>
        <w:rPr>
          <w:rStyle w:val="CommentReference"/>
        </w:rPr>
        <w:annotationRef/>
      </w:r>
      <w:r>
        <w:t>Let’s switch over to this subtitle style</w:t>
      </w:r>
    </w:p>
  </w:comment>
  <w:comment w:id="34" w:author="Harpak, Arbel" w:date="2022-03-30T09:25:00Z" w:initials="HA">
    <w:p w14:paraId="4F3E4E36" w14:textId="7DCBA304" w:rsidR="00057BBB" w:rsidRDefault="00057BBB">
      <w:pPr>
        <w:pStyle w:val="CommentText"/>
      </w:pPr>
      <w:r>
        <w:rPr>
          <w:rStyle w:val="CommentReference"/>
        </w:rPr>
        <w:annotationRef/>
      </w:r>
      <w:r w:rsidR="00737D83">
        <w:rPr>
          <w:noProof/>
        </w:rPr>
        <w:t>Let's switch over to this subtitle style throughout</w:t>
      </w:r>
    </w:p>
  </w:comment>
  <w:comment w:id="76" w:author="Harpak, Arbel" w:date="2022-03-30T09:41:00Z" w:initials="HA">
    <w:p w14:paraId="5BEB73BD" w14:textId="2E9C4529" w:rsidR="00766189" w:rsidRDefault="00766189">
      <w:pPr>
        <w:pStyle w:val="CommentText"/>
      </w:pPr>
      <w:r>
        <w:rPr>
          <w:rStyle w:val="CommentReference"/>
        </w:rPr>
        <w:annotationRef/>
      </w:r>
      <w:r>
        <w:t>Why did you keep all of the REFXs? Now is the time to get rid of them.</w:t>
      </w:r>
    </w:p>
  </w:comment>
  <w:comment w:id="77" w:author="Harpak, Arbel" w:date="2022-03-30T09:43:00Z" w:initials="HA">
    <w:p w14:paraId="67DCEA87" w14:textId="77777777" w:rsidR="007160B2" w:rsidRDefault="007160B2">
      <w:pPr>
        <w:pStyle w:val="CommentText"/>
      </w:pPr>
      <w:r>
        <w:rPr>
          <w:rStyle w:val="CommentReference"/>
        </w:rPr>
        <w:annotationRef/>
      </w:r>
      <w:r>
        <w:t>In A, can you change the y-axis’s “P” to “p-value”?</w:t>
      </w:r>
    </w:p>
    <w:p w14:paraId="1EE439C9" w14:textId="77777777" w:rsidR="007160B2" w:rsidRDefault="007160B2">
      <w:pPr>
        <w:pStyle w:val="CommentText"/>
      </w:pPr>
    </w:p>
    <w:p w14:paraId="67761567" w14:textId="3BBC1B65" w:rsidR="007160B2" w:rsidRDefault="007160B2">
      <w:pPr>
        <w:pStyle w:val="CommentText"/>
      </w:pPr>
      <w:r>
        <w:t xml:space="preserve">In B, where did the +/- </w:t>
      </w:r>
      <w:r w:rsidR="00C14015">
        <w:t xml:space="preserve">on SEs go? Also, while you are bringing it back, can we change to percentages throughout, as we have in panel C?  </w:t>
      </w:r>
    </w:p>
  </w:comment>
  <w:comment w:id="92" w:author="Harpak, Arbel" w:date="2022-03-30T10:38:00Z" w:initials="HA">
    <w:p w14:paraId="70F17084" w14:textId="75F489DC" w:rsidR="00D36CD5" w:rsidRDefault="00D36CD5">
      <w:pPr>
        <w:pStyle w:val="CommentText"/>
      </w:pPr>
      <w:r>
        <w:rPr>
          <w:rStyle w:val="CommentReference"/>
        </w:rPr>
        <w:annotationRef/>
      </w:r>
      <w:r>
        <w:t>Are “loci” here SNPs or nearby genes or what?</w:t>
      </w:r>
    </w:p>
  </w:comment>
  <w:comment w:id="109" w:author="Harpak, Arbel" w:date="2022-03-30T10:46:00Z" w:initials="HA">
    <w:p w14:paraId="0657D90C" w14:textId="085B6573" w:rsidR="001D4965" w:rsidRDefault="001D4965">
      <w:pPr>
        <w:pStyle w:val="CommentText"/>
      </w:pPr>
      <w:r>
        <w:rPr>
          <w:rStyle w:val="CommentReference"/>
        </w:rPr>
        <w:annotationRef/>
      </w:r>
      <w:r>
        <w:t xml:space="preserve">Can we have a little more space between the male and female labels and the arrows? Perhaps better to have them below the arrows here. </w:t>
      </w:r>
    </w:p>
  </w:comment>
  <w:comment w:id="140" w:author="Harpak, Arbel" w:date="2022-03-30T12:16:00Z" w:initials="HA">
    <w:p w14:paraId="6C88AF60" w14:textId="0A3199B3" w:rsidR="004F5F31" w:rsidRDefault="004F5F31">
      <w:pPr>
        <w:pStyle w:val="CommentText"/>
      </w:pPr>
      <w:r>
        <w:rPr>
          <w:rStyle w:val="CommentReference"/>
        </w:rPr>
        <w:annotationRef/>
      </w:r>
      <w:r>
        <w:t>Add p-values</w:t>
      </w:r>
    </w:p>
  </w:comment>
  <w:comment w:id="312" w:author="Harpak, Arbel" w:date="2022-03-30T15:22:00Z" w:initials="HA">
    <w:p w14:paraId="75EFC0E7" w14:textId="2AC6AF5C" w:rsidR="0072592B" w:rsidRDefault="0072592B">
      <w:pPr>
        <w:pStyle w:val="CommentText"/>
      </w:pPr>
      <w:r>
        <w:rPr>
          <w:rStyle w:val="CommentReference"/>
        </w:rPr>
        <w:annotationRef/>
      </w:r>
      <w:r w:rsidR="0037561D">
        <w:t>Do we have spaces between paragraphs or don’t we? If we don’t, then let’s indent the first sentence of each paragraph. In any event, this needs to be consistent.</w:t>
      </w:r>
    </w:p>
  </w:comment>
  <w:comment w:id="332" w:author="Harpak, Arbel" w:date="2022-03-30T15:31:00Z" w:initials="HA">
    <w:p w14:paraId="45FAD7AE" w14:textId="77777777" w:rsidR="00C037DD" w:rsidRDefault="00C037DD" w:rsidP="009C0D94">
      <w:pPr>
        <w:pStyle w:val="CommentText"/>
        <w:rPr>
          <w:rStyle w:val="CommentReference"/>
        </w:rPr>
      </w:pPr>
      <w:r>
        <w:rPr>
          <w:rStyle w:val="CommentReference"/>
        </w:rPr>
        <w:t xml:space="preserve">y-axis: Change </w:t>
      </w:r>
      <w:r w:rsidR="009C0D94">
        <w:rPr>
          <w:rStyle w:val="CommentReference"/>
        </w:rPr>
        <w:t xml:space="preserve">“Variance” </w:t>
      </w:r>
      <w:r>
        <w:rPr>
          <w:rStyle w:val="CommentReference"/>
        </w:rPr>
        <w:t>to “</w:t>
      </w:r>
      <w:r w:rsidR="009C0D94">
        <w:rPr>
          <w:rStyle w:val="CommentReference"/>
        </w:rPr>
        <w:t>Variances”</w:t>
      </w:r>
    </w:p>
    <w:p w14:paraId="6A3E0E9E" w14:textId="77777777" w:rsidR="004B3409" w:rsidRDefault="004B3409" w:rsidP="009C0D94">
      <w:pPr>
        <w:pStyle w:val="CommentText"/>
        <w:rPr>
          <w:rStyle w:val="CommentReference"/>
        </w:rPr>
      </w:pPr>
    </w:p>
    <w:p w14:paraId="12E6A2A4" w14:textId="77777777" w:rsidR="004B3409" w:rsidRDefault="004B3409" w:rsidP="009C0D94">
      <w:pPr>
        <w:pStyle w:val="CommentText"/>
        <w:rPr>
          <w:rStyle w:val="CommentReference"/>
        </w:rPr>
      </w:pPr>
    </w:p>
    <w:p w14:paraId="58024F44" w14:textId="78B1DA36" w:rsidR="004B3409" w:rsidRPr="009C0D94" w:rsidRDefault="004B3409" w:rsidP="009C0D94">
      <w:pPr>
        <w:pStyle w:val="CommentText"/>
        <w:rPr>
          <w:sz w:val="16"/>
          <w:szCs w:val="16"/>
        </w:rPr>
      </w:pPr>
      <w:r>
        <w:rPr>
          <w:rStyle w:val="CommentReference"/>
        </w:rPr>
        <w:t>This presentation may be slightly misleading because it suggests that testosterone sort of falls on the same (albeit nonlinear) line as the rest; and also does not show how fat free mass does fall on this line.  Should we add a thin</w:t>
      </w:r>
      <w:r w:rsidR="00C10388">
        <w:rPr>
          <w:rStyle w:val="CommentReference"/>
        </w:rPr>
        <w:t>, grey</w:t>
      </w:r>
      <w:r>
        <w:rPr>
          <w:rStyle w:val="CommentReference"/>
        </w:rPr>
        <w:t xml:space="preserve"> linear regression line in the background </w:t>
      </w:r>
      <w:r w:rsidR="00CB4D40">
        <w:rPr>
          <w:rStyle w:val="CommentReference"/>
        </w:rPr>
        <w:t xml:space="preserve">(excluding T, so would fit the text and Pearson r you report in the text) </w:t>
      </w:r>
      <w:r>
        <w:rPr>
          <w:rStyle w:val="CommentReference"/>
        </w:rPr>
        <w:t>that will emphasize these two points?</w:t>
      </w:r>
    </w:p>
  </w:comment>
  <w:comment w:id="348" w:author="Harpak, Arbel" w:date="2022-03-31T11:17:00Z" w:initials="HA">
    <w:p w14:paraId="50B2532C" w14:textId="15D19DD3" w:rsidR="000C215A" w:rsidRDefault="000C215A">
      <w:pPr>
        <w:pStyle w:val="CommentText"/>
      </w:pPr>
      <w:r>
        <w:rPr>
          <w:rStyle w:val="CommentReference"/>
        </w:rPr>
        <w:annotationRef/>
      </w:r>
      <w:r>
        <w:t>In the title, can we replace “Prediction Accuracy” with “Performance”?</w:t>
      </w:r>
    </w:p>
  </w:comment>
  <w:comment w:id="581" w:author="Harpak, Arbel" w:date="2022-03-30T14:07:00Z" w:initials="HA">
    <w:p w14:paraId="76560967" w14:textId="3740BA65" w:rsidR="00EB5988" w:rsidRDefault="00EB5988">
      <w:pPr>
        <w:pStyle w:val="CommentText"/>
      </w:pPr>
      <w:r>
        <w:rPr>
          <w:rStyle w:val="CommentReference"/>
        </w:rPr>
        <w:annotationRef/>
      </w:r>
      <w:r w:rsidR="0097211F">
        <w:rPr>
          <w:noProof/>
        </w:rPr>
        <w:t>4 above, but</w:t>
      </w:r>
      <w:r w:rsidR="0097211F">
        <w:rPr>
          <w:noProof/>
        </w:rPr>
        <w:t xml:space="preserve"> the equations need to be renumbered</w:t>
      </w:r>
    </w:p>
  </w:comment>
  <w:comment w:id="558" w:author="Harpak, Arbel" w:date="2022-03-30T14:12:00Z" w:initials="HA">
    <w:p w14:paraId="43424426" w14:textId="3945170E" w:rsidR="00AD2B16" w:rsidRDefault="00AD2B16">
      <w:pPr>
        <w:pStyle w:val="CommentText"/>
      </w:pPr>
      <w:r>
        <w:rPr>
          <w:rStyle w:val="CommentReference"/>
        </w:rPr>
        <w:annotationRef/>
      </w:r>
      <w:r>
        <w:rPr>
          <w:rStyle w:val="CommentReference"/>
        </w:rPr>
        <w:t>Let’s delete the spaces before and after equations, as I have here. You can space it out a bit using the “</w:t>
      </w:r>
      <w:proofErr w:type="spellStart"/>
      <w:r>
        <w:rPr>
          <w:rStyle w:val="CommentReference"/>
        </w:rPr>
        <w:t>Paragpah</w:t>
      </w:r>
      <w:proofErr w:type="spellEnd"/>
      <w:r>
        <w:rPr>
          <w:rStyle w:val="CommentReference"/>
        </w:rPr>
        <w:t xml:space="preserve">” tool in Word, as we have here, but don’t use new lines in between  because </w:t>
      </w:r>
      <w:proofErr w:type="spellStart"/>
      <w:r>
        <w:rPr>
          <w:rStyle w:val="CommentReference"/>
        </w:rPr>
        <w:t>gramattically</w:t>
      </w:r>
      <w:proofErr w:type="spellEnd"/>
      <w:r>
        <w:rPr>
          <w:rStyle w:val="CommentReference"/>
        </w:rPr>
        <w:t xml:space="preserve"> equations are parts of sentences so should be punctuated, not form a separate </w:t>
      </w:r>
      <w:proofErr w:type="spellStart"/>
      <w:r>
        <w:rPr>
          <w:rStyle w:val="CommentReference"/>
        </w:rPr>
        <w:t>pargraph</w:t>
      </w:r>
      <w:proofErr w:type="spellEnd"/>
      <w:r>
        <w:rPr>
          <w:rStyle w:val="CommentReference"/>
        </w:rPr>
        <w:t xml:space="preserve"> etc.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B68042" w15:done="0"/>
  <w15:commentEx w15:paraId="1D03A074" w15:done="0"/>
  <w15:commentEx w15:paraId="09F9ABEE" w15:done="0"/>
  <w15:commentEx w15:paraId="1E25ED79" w15:done="0"/>
  <w15:commentEx w15:paraId="1292B568" w15:done="0"/>
  <w15:commentEx w15:paraId="4F3E4E36" w15:done="0"/>
  <w15:commentEx w15:paraId="5BEB73BD" w15:done="0"/>
  <w15:commentEx w15:paraId="67761567" w15:done="0"/>
  <w15:commentEx w15:paraId="70F17084" w15:done="0"/>
  <w15:commentEx w15:paraId="0657D90C" w15:done="0"/>
  <w15:commentEx w15:paraId="6C88AF60" w15:done="0"/>
  <w15:commentEx w15:paraId="75EFC0E7" w15:done="0"/>
  <w15:commentEx w15:paraId="58024F44" w15:done="0"/>
  <w15:commentEx w15:paraId="50B2532C" w15:done="0"/>
  <w15:commentEx w15:paraId="76560967" w15:done="0"/>
  <w15:commentEx w15:paraId="434244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025D8" w16cex:dateUtc="2022-03-31T18:06:00Z"/>
  <w16cex:commentExtensible w16cex:durableId="25EE9A60" w16cex:dateUtc="2022-03-30T13:59:00Z"/>
  <w16cex:commentExtensible w16cex:durableId="25EE9B56" w16cex:dateUtc="2022-03-30T14:03:00Z"/>
  <w16cex:commentExtensible w16cex:durableId="25EE9D44" w16cex:dateUtc="2022-03-30T14:11:00Z"/>
  <w16cex:commentExtensible w16cex:durableId="25EEA0FF" w16cex:dateUtc="2022-03-30T14:27:00Z"/>
  <w16cex:commentExtensible w16cex:durableId="25EEA0A6" w16cex:dateUtc="2022-03-30T14:25:00Z"/>
  <w16cex:commentExtensible w16cex:durableId="25EEA449" w16cex:dateUtc="2022-03-30T14:41:00Z"/>
  <w16cex:commentExtensible w16cex:durableId="25EEA4C8" w16cex:dateUtc="2022-03-30T14:43:00Z"/>
  <w16cex:commentExtensible w16cex:durableId="25EEB1A4" w16cex:dateUtc="2022-03-30T15:38:00Z"/>
  <w16cex:commentExtensible w16cex:durableId="25EEB394" w16cex:dateUtc="2022-03-30T15:46:00Z"/>
  <w16cex:commentExtensible w16cex:durableId="25EEC88C" w16cex:dateUtc="2022-03-30T17:16:00Z"/>
  <w16cex:commentExtensible w16cex:durableId="25EEF420" w16cex:dateUtc="2022-03-30T20:22:00Z"/>
  <w16cex:commentExtensible w16cex:durableId="25EEF666" w16cex:dateUtc="2022-03-30T20:31:00Z"/>
  <w16cex:commentExtensible w16cex:durableId="25F00C39" w16cex:dateUtc="2022-03-31T16:17:00Z"/>
  <w16cex:commentExtensible w16cex:durableId="25EEE2B1" w16cex:dateUtc="2022-03-30T19:07:00Z"/>
  <w16cex:commentExtensible w16cex:durableId="25EEE3DB" w16cex:dateUtc="2022-03-30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B68042" w16cid:durableId="25F025D8"/>
  <w16cid:commentId w16cid:paraId="1D03A074" w16cid:durableId="25EE9A60"/>
  <w16cid:commentId w16cid:paraId="09F9ABEE" w16cid:durableId="25EE9B56"/>
  <w16cid:commentId w16cid:paraId="1E25ED79" w16cid:durableId="25EE9D44"/>
  <w16cid:commentId w16cid:paraId="1292B568" w16cid:durableId="25EEA0FF"/>
  <w16cid:commentId w16cid:paraId="4F3E4E36" w16cid:durableId="25EEA0A6"/>
  <w16cid:commentId w16cid:paraId="5BEB73BD" w16cid:durableId="25EEA449"/>
  <w16cid:commentId w16cid:paraId="67761567" w16cid:durableId="25EEA4C8"/>
  <w16cid:commentId w16cid:paraId="70F17084" w16cid:durableId="25EEB1A4"/>
  <w16cid:commentId w16cid:paraId="0657D90C" w16cid:durableId="25EEB394"/>
  <w16cid:commentId w16cid:paraId="6C88AF60" w16cid:durableId="25EEC88C"/>
  <w16cid:commentId w16cid:paraId="75EFC0E7" w16cid:durableId="25EEF420"/>
  <w16cid:commentId w16cid:paraId="58024F44" w16cid:durableId="25EEF666"/>
  <w16cid:commentId w16cid:paraId="50B2532C" w16cid:durableId="25F00C39"/>
  <w16cid:commentId w16cid:paraId="76560967" w16cid:durableId="25EEE2B1"/>
  <w16cid:commentId w16cid:paraId="43424426" w16cid:durableId="25EEE3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210AE" w14:textId="77777777" w:rsidR="0097211F" w:rsidRDefault="0097211F" w:rsidP="004822A7">
      <w:pPr>
        <w:spacing w:after="0" w:line="240" w:lineRule="auto"/>
      </w:pPr>
      <w:r>
        <w:separator/>
      </w:r>
    </w:p>
  </w:endnote>
  <w:endnote w:type="continuationSeparator" w:id="0">
    <w:p w14:paraId="01052D24" w14:textId="77777777" w:rsidR="0097211F" w:rsidRDefault="0097211F" w:rsidP="00482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6C503" w14:textId="77777777" w:rsidR="0097211F" w:rsidRDefault="0097211F" w:rsidP="004822A7">
      <w:pPr>
        <w:spacing w:after="0" w:line="240" w:lineRule="auto"/>
      </w:pPr>
      <w:r>
        <w:separator/>
      </w:r>
    </w:p>
  </w:footnote>
  <w:footnote w:type="continuationSeparator" w:id="0">
    <w:p w14:paraId="02CC5117" w14:textId="77777777" w:rsidR="0097211F" w:rsidRDefault="0097211F" w:rsidP="00482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71090320">
    <w:abstractNumId w:val="3"/>
    <w:lvlOverride w:ilvl="0">
      <w:lvl w:ilvl="0">
        <w:numFmt w:val="lowerLetter"/>
        <w:lvlText w:val="%1."/>
        <w:lvlJc w:val="left"/>
      </w:lvl>
    </w:lvlOverride>
  </w:num>
  <w:num w:numId="2" w16cid:durableId="5906603">
    <w:abstractNumId w:val="0"/>
    <w:lvlOverride w:ilvl="0">
      <w:lvl w:ilvl="0">
        <w:numFmt w:val="lowerLetter"/>
        <w:lvlText w:val="%1."/>
        <w:lvlJc w:val="left"/>
      </w:lvl>
    </w:lvlOverride>
  </w:num>
  <w:num w:numId="3" w16cid:durableId="746075207">
    <w:abstractNumId w:val="1"/>
  </w:num>
  <w:num w:numId="4" w16cid:durableId="1166673507">
    <w:abstractNumId w:val="1"/>
    <w:lvlOverride w:ilvl="0">
      <w:lvl w:ilvl="0">
        <w:numFmt w:val="lowerLetter"/>
        <w:lvlText w:val="%1."/>
        <w:lvlJc w:val="left"/>
      </w:lvl>
    </w:lvlOverride>
  </w:num>
  <w:num w:numId="5" w16cid:durableId="503739823">
    <w:abstractNumId w:val="2"/>
  </w:num>
  <w:num w:numId="6" w16cid:durableId="2115243478">
    <w:abstractNumId w:val="2"/>
    <w:lvlOverride w:ilvl="0">
      <w:lvl w:ilvl="0">
        <w:numFmt w:val="lowerLetter"/>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pak, Arbel">
    <w15:presenceInfo w15:providerId="AD" w15:userId="S::arbel.harpak@austin.utexas.edu::33bc4b95-3fca-4bd4-ad05-4523a44fd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22797"/>
    <w:rsid w:val="00023789"/>
    <w:rsid w:val="00025706"/>
    <w:rsid w:val="0004741C"/>
    <w:rsid w:val="00053A14"/>
    <w:rsid w:val="0005699E"/>
    <w:rsid w:val="00057BBB"/>
    <w:rsid w:val="00057EC6"/>
    <w:rsid w:val="0006318D"/>
    <w:rsid w:val="00063DB4"/>
    <w:rsid w:val="00065AE4"/>
    <w:rsid w:val="00097D41"/>
    <w:rsid w:val="000A1328"/>
    <w:rsid w:val="000C215A"/>
    <w:rsid w:val="000E48F2"/>
    <w:rsid w:val="000F22E5"/>
    <w:rsid w:val="00124D2A"/>
    <w:rsid w:val="00137FC1"/>
    <w:rsid w:val="00152DC7"/>
    <w:rsid w:val="0016602B"/>
    <w:rsid w:val="00170629"/>
    <w:rsid w:val="00172A3A"/>
    <w:rsid w:val="001755A7"/>
    <w:rsid w:val="00177462"/>
    <w:rsid w:val="001813A3"/>
    <w:rsid w:val="00182D0B"/>
    <w:rsid w:val="00184E78"/>
    <w:rsid w:val="0019658F"/>
    <w:rsid w:val="001B0219"/>
    <w:rsid w:val="001B5ED6"/>
    <w:rsid w:val="001B7D6F"/>
    <w:rsid w:val="001C3178"/>
    <w:rsid w:val="001C3348"/>
    <w:rsid w:val="001D3E92"/>
    <w:rsid w:val="001D436E"/>
    <w:rsid w:val="001D4965"/>
    <w:rsid w:val="001F19CD"/>
    <w:rsid w:val="0020104C"/>
    <w:rsid w:val="00203E0E"/>
    <w:rsid w:val="00216C4B"/>
    <w:rsid w:val="002222BC"/>
    <w:rsid w:val="0022472E"/>
    <w:rsid w:val="002268BE"/>
    <w:rsid w:val="00247426"/>
    <w:rsid w:val="00255CF2"/>
    <w:rsid w:val="002565A4"/>
    <w:rsid w:val="002602EA"/>
    <w:rsid w:val="00261FFB"/>
    <w:rsid w:val="00275E01"/>
    <w:rsid w:val="0027676A"/>
    <w:rsid w:val="002962C3"/>
    <w:rsid w:val="002A6E3A"/>
    <w:rsid w:val="002A72F6"/>
    <w:rsid w:val="002B7A75"/>
    <w:rsid w:val="002C24E7"/>
    <w:rsid w:val="002D2548"/>
    <w:rsid w:val="002D5010"/>
    <w:rsid w:val="002E1FC2"/>
    <w:rsid w:val="002E7899"/>
    <w:rsid w:val="002F4C56"/>
    <w:rsid w:val="002F72A5"/>
    <w:rsid w:val="00331361"/>
    <w:rsid w:val="0034231B"/>
    <w:rsid w:val="00346077"/>
    <w:rsid w:val="00350174"/>
    <w:rsid w:val="00353306"/>
    <w:rsid w:val="0035463D"/>
    <w:rsid w:val="00361C00"/>
    <w:rsid w:val="00361E35"/>
    <w:rsid w:val="003639AE"/>
    <w:rsid w:val="00366298"/>
    <w:rsid w:val="0037482E"/>
    <w:rsid w:val="0037561D"/>
    <w:rsid w:val="00376063"/>
    <w:rsid w:val="00394A87"/>
    <w:rsid w:val="003A39B0"/>
    <w:rsid w:val="003C0FCB"/>
    <w:rsid w:val="003C3F88"/>
    <w:rsid w:val="003C7838"/>
    <w:rsid w:val="003D5AF6"/>
    <w:rsid w:val="003D7F7C"/>
    <w:rsid w:val="003F775A"/>
    <w:rsid w:val="0041561C"/>
    <w:rsid w:val="004243BF"/>
    <w:rsid w:val="004429DC"/>
    <w:rsid w:val="00447E0E"/>
    <w:rsid w:val="00452085"/>
    <w:rsid w:val="00466E1B"/>
    <w:rsid w:val="0047325A"/>
    <w:rsid w:val="004822A7"/>
    <w:rsid w:val="0049202A"/>
    <w:rsid w:val="00495918"/>
    <w:rsid w:val="004966C8"/>
    <w:rsid w:val="004B3409"/>
    <w:rsid w:val="004B4881"/>
    <w:rsid w:val="004B65F4"/>
    <w:rsid w:val="004C2127"/>
    <w:rsid w:val="004D4BF9"/>
    <w:rsid w:val="004E714A"/>
    <w:rsid w:val="004F5F31"/>
    <w:rsid w:val="00506651"/>
    <w:rsid w:val="00507A9F"/>
    <w:rsid w:val="00512D4A"/>
    <w:rsid w:val="00526612"/>
    <w:rsid w:val="00542AF5"/>
    <w:rsid w:val="005669DA"/>
    <w:rsid w:val="00586E1E"/>
    <w:rsid w:val="00595F46"/>
    <w:rsid w:val="005A6CF4"/>
    <w:rsid w:val="005B134A"/>
    <w:rsid w:val="005B55CD"/>
    <w:rsid w:val="005D25F1"/>
    <w:rsid w:val="006316BA"/>
    <w:rsid w:val="00656DB9"/>
    <w:rsid w:val="006571F5"/>
    <w:rsid w:val="00660A9C"/>
    <w:rsid w:val="006679B9"/>
    <w:rsid w:val="00673144"/>
    <w:rsid w:val="006933D3"/>
    <w:rsid w:val="006A51E6"/>
    <w:rsid w:val="006C64CD"/>
    <w:rsid w:val="006D2104"/>
    <w:rsid w:val="006D2C8A"/>
    <w:rsid w:val="006E1F79"/>
    <w:rsid w:val="006F5C41"/>
    <w:rsid w:val="00702A37"/>
    <w:rsid w:val="00706D52"/>
    <w:rsid w:val="007160B2"/>
    <w:rsid w:val="0072592B"/>
    <w:rsid w:val="00726D3C"/>
    <w:rsid w:val="007354E7"/>
    <w:rsid w:val="00736145"/>
    <w:rsid w:val="00737D83"/>
    <w:rsid w:val="00744757"/>
    <w:rsid w:val="00766189"/>
    <w:rsid w:val="0076657A"/>
    <w:rsid w:val="00770031"/>
    <w:rsid w:val="00770DFC"/>
    <w:rsid w:val="0078303D"/>
    <w:rsid w:val="00787637"/>
    <w:rsid w:val="007937B8"/>
    <w:rsid w:val="007962BE"/>
    <w:rsid w:val="007A0EA0"/>
    <w:rsid w:val="007A11FC"/>
    <w:rsid w:val="007A4FFB"/>
    <w:rsid w:val="007A6B36"/>
    <w:rsid w:val="007E2D3A"/>
    <w:rsid w:val="007E3636"/>
    <w:rsid w:val="00801FE5"/>
    <w:rsid w:val="0080431B"/>
    <w:rsid w:val="00826447"/>
    <w:rsid w:val="008307FD"/>
    <w:rsid w:val="00841234"/>
    <w:rsid w:val="00843903"/>
    <w:rsid w:val="008569D5"/>
    <w:rsid w:val="00866EB2"/>
    <w:rsid w:val="0086788A"/>
    <w:rsid w:val="00886B3F"/>
    <w:rsid w:val="00887B00"/>
    <w:rsid w:val="00892534"/>
    <w:rsid w:val="008B007E"/>
    <w:rsid w:val="008B1604"/>
    <w:rsid w:val="008B6D8B"/>
    <w:rsid w:val="008C1F95"/>
    <w:rsid w:val="008C5635"/>
    <w:rsid w:val="008D022B"/>
    <w:rsid w:val="008D0E34"/>
    <w:rsid w:val="008D6094"/>
    <w:rsid w:val="008E029C"/>
    <w:rsid w:val="008E0DDD"/>
    <w:rsid w:val="008E1A90"/>
    <w:rsid w:val="008F0D75"/>
    <w:rsid w:val="008F348B"/>
    <w:rsid w:val="0091061E"/>
    <w:rsid w:val="00912A84"/>
    <w:rsid w:val="00917373"/>
    <w:rsid w:val="0092487B"/>
    <w:rsid w:val="00926D87"/>
    <w:rsid w:val="00931E38"/>
    <w:rsid w:val="00941491"/>
    <w:rsid w:val="009648BA"/>
    <w:rsid w:val="0097211F"/>
    <w:rsid w:val="0098278D"/>
    <w:rsid w:val="00990937"/>
    <w:rsid w:val="009A4485"/>
    <w:rsid w:val="009A7745"/>
    <w:rsid w:val="009C0D94"/>
    <w:rsid w:val="009C65C1"/>
    <w:rsid w:val="009D15B3"/>
    <w:rsid w:val="009E1E7B"/>
    <w:rsid w:val="009E1F78"/>
    <w:rsid w:val="009E38AF"/>
    <w:rsid w:val="009F2CB5"/>
    <w:rsid w:val="009F6706"/>
    <w:rsid w:val="00A2008C"/>
    <w:rsid w:val="00A26EF1"/>
    <w:rsid w:val="00A46EBF"/>
    <w:rsid w:val="00A50714"/>
    <w:rsid w:val="00A52473"/>
    <w:rsid w:val="00A61B10"/>
    <w:rsid w:val="00A61BA0"/>
    <w:rsid w:val="00A653B4"/>
    <w:rsid w:val="00A75A6F"/>
    <w:rsid w:val="00A8271A"/>
    <w:rsid w:val="00A8336C"/>
    <w:rsid w:val="00A90DB1"/>
    <w:rsid w:val="00A916D8"/>
    <w:rsid w:val="00A91A45"/>
    <w:rsid w:val="00A97300"/>
    <w:rsid w:val="00AA11B9"/>
    <w:rsid w:val="00AA1D5F"/>
    <w:rsid w:val="00AA588E"/>
    <w:rsid w:val="00AA6D5C"/>
    <w:rsid w:val="00AB543A"/>
    <w:rsid w:val="00AB5CD1"/>
    <w:rsid w:val="00AB5D3E"/>
    <w:rsid w:val="00AC3903"/>
    <w:rsid w:val="00AD16DC"/>
    <w:rsid w:val="00AD2B16"/>
    <w:rsid w:val="00AD4ACE"/>
    <w:rsid w:val="00AF743F"/>
    <w:rsid w:val="00B05482"/>
    <w:rsid w:val="00B227FB"/>
    <w:rsid w:val="00B45E68"/>
    <w:rsid w:val="00B509E9"/>
    <w:rsid w:val="00B5176D"/>
    <w:rsid w:val="00B52823"/>
    <w:rsid w:val="00B651AA"/>
    <w:rsid w:val="00B654DA"/>
    <w:rsid w:val="00B73F37"/>
    <w:rsid w:val="00B81425"/>
    <w:rsid w:val="00B92ABC"/>
    <w:rsid w:val="00BA203D"/>
    <w:rsid w:val="00BA2307"/>
    <w:rsid w:val="00BA7423"/>
    <w:rsid w:val="00BB2E38"/>
    <w:rsid w:val="00BC61A6"/>
    <w:rsid w:val="00BE0CA0"/>
    <w:rsid w:val="00BF259C"/>
    <w:rsid w:val="00BF365C"/>
    <w:rsid w:val="00C0114B"/>
    <w:rsid w:val="00C037DD"/>
    <w:rsid w:val="00C05586"/>
    <w:rsid w:val="00C10388"/>
    <w:rsid w:val="00C14015"/>
    <w:rsid w:val="00C17182"/>
    <w:rsid w:val="00C40620"/>
    <w:rsid w:val="00C42981"/>
    <w:rsid w:val="00C53557"/>
    <w:rsid w:val="00C67424"/>
    <w:rsid w:val="00C72003"/>
    <w:rsid w:val="00C80151"/>
    <w:rsid w:val="00C87BDC"/>
    <w:rsid w:val="00CA421A"/>
    <w:rsid w:val="00CB4D40"/>
    <w:rsid w:val="00CE6571"/>
    <w:rsid w:val="00CE6EA6"/>
    <w:rsid w:val="00CF18C0"/>
    <w:rsid w:val="00CF69C7"/>
    <w:rsid w:val="00D030DF"/>
    <w:rsid w:val="00D07570"/>
    <w:rsid w:val="00D07DAA"/>
    <w:rsid w:val="00D16AA1"/>
    <w:rsid w:val="00D2007A"/>
    <w:rsid w:val="00D21C0E"/>
    <w:rsid w:val="00D34265"/>
    <w:rsid w:val="00D36CD5"/>
    <w:rsid w:val="00D52686"/>
    <w:rsid w:val="00D5433D"/>
    <w:rsid w:val="00D62127"/>
    <w:rsid w:val="00D83C68"/>
    <w:rsid w:val="00D863F4"/>
    <w:rsid w:val="00D95908"/>
    <w:rsid w:val="00DA0FE8"/>
    <w:rsid w:val="00DA579E"/>
    <w:rsid w:val="00DB2199"/>
    <w:rsid w:val="00DC2CF3"/>
    <w:rsid w:val="00DF5255"/>
    <w:rsid w:val="00DF6ED5"/>
    <w:rsid w:val="00E00C18"/>
    <w:rsid w:val="00E0680B"/>
    <w:rsid w:val="00E06AC0"/>
    <w:rsid w:val="00E07A6C"/>
    <w:rsid w:val="00E23967"/>
    <w:rsid w:val="00E3167F"/>
    <w:rsid w:val="00E319FD"/>
    <w:rsid w:val="00E3200E"/>
    <w:rsid w:val="00E34FE0"/>
    <w:rsid w:val="00E35950"/>
    <w:rsid w:val="00E432CF"/>
    <w:rsid w:val="00E51719"/>
    <w:rsid w:val="00E63987"/>
    <w:rsid w:val="00E74A0F"/>
    <w:rsid w:val="00E82143"/>
    <w:rsid w:val="00E877C4"/>
    <w:rsid w:val="00E903C0"/>
    <w:rsid w:val="00EA2B17"/>
    <w:rsid w:val="00EB3A72"/>
    <w:rsid w:val="00EB5988"/>
    <w:rsid w:val="00EC3C9B"/>
    <w:rsid w:val="00ED1B59"/>
    <w:rsid w:val="00ED2DB7"/>
    <w:rsid w:val="00EE0FD3"/>
    <w:rsid w:val="00F01287"/>
    <w:rsid w:val="00F0767F"/>
    <w:rsid w:val="00F15203"/>
    <w:rsid w:val="00F17472"/>
    <w:rsid w:val="00F2761A"/>
    <w:rsid w:val="00F51B5D"/>
    <w:rsid w:val="00F755AC"/>
    <w:rsid w:val="00F8429E"/>
    <w:rsid w:val="00F856DF"/>
    <w:rsid w:val="00F97BCB"/>
    <w:rsid w:val="00FA04AD"/>
    <w:rsid w:val="00FC3D68"/>
    <w:rsid w:val="00FC4A14"/>
    <w:rsid w:val="00FD74FF"/>
    <w:rsid w:val="00FF2D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line="360" w:lineRule="auto"/>
      <w:jc w:val="both"/>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line="360" w:lineRule="auto"/>
      <w:jc w:val="both"/>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4822A7"/>
    <w:pPr>
      <w:keepNext/>
      <w:keepLines/>
      <w:spacing w:after="0" w:line="360" w:lineRule="auto"/>
      <w:jc w:val="both"/>
      <w:outlineLvl w:val="2"/>
    </w:pPr>
    <w:rPr>
      <w:rFonts w:ascii="Arial" w:eastAsiaTheme="majorEastAsia" w:hAnsi="Arial"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jc w:val="both"/>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character" w:styleId="CommentReference">
    <w:name w:val="annotation reference"/>
    <w:basedOn w:val="DefaultParagraphFont"/>
    <w:uiPriority w:val="99"/>
    <w:semiHidden/>
    <w:unhideWhenUsed/>
    <w:rsid w:val="00931E38"/>
    <w:rPr>
      <w:sz w:val="16"/>
      <w:szCs w:val="16"/>
    </w:rPr>
  </w:style>
  <w:style w:type="paragraph" w:styleId="CommentText">
    <w:name w:val="annotation text"/>
    <w:basedOn w:val="Normal"/>
    <w:link w:val="CommentTextChar"/>
    <w:uiPriority w:val="99"/>
    <w:semiHidden/>
    <w:unhideWhenUsed/>
    <w:rsid w:val="00931E38"/>
    <w:pPr>
      <w:spacing w:line="240" w:lineRule="auto"/>
    </w:pPr>
    <w:rPr>
      <w:sz w:val="20"/>
      <w:szCs w:val="20"/>
    </w:rPr>
  </w:style>
  <w:style w:type="character" w:customStyle="1" w:styleId="CommentTextChar">
    <w:name w:val="Comment Text Char"/>
    <w:basedOn w:val="DefaultParagraphFont"/>
    <w:link w:val="CommentText"/>
    <w:uiPriority w:val="99"/>
    <w:semiHidden/>
    <w:rsid w:val="00931E38"/>
    <w:rPr>
      <w:sz w:val="20"/>
      <w:szCs w:val="20"/>
    </w:rPr>
  </w:style>
  <w:style w:type="paragraph" w:styleId="CommentSubject">
    <w:name w:val="annotation subject"/>
    <w:basedOn w:val="CommentText"/>
    <w:next w:val="CommentText"/>
    <w:link w:val="CommentSubjectChar"/>
    <w:uiPriority w:val="99"/>
    <w:semiHidden/>
    <w:unhideWhenUsed/>
    <w:rsid w:val="00931E38"/>
    <w:rPr>
      <w:b/>
      <w:bCs/>
    </w:rPr>
  </w:style>
  <w:style w:type="character" w:customStyle="1" w:styleId="CommentSubjectChar">
    <w:name w:val="Comment Subject Char"/>
    <w:basedOn w:val="CommentTextChar"/>
    <w:link w:val="CommentSubject"/>
    <w:uiPriority w:val="99"/>
    <w:semiHidden/>
    <w:rsid w:val="00931E38"/>
    <w:rPr>
      <w:b/>
      <w:bCs/>
      <w:sz w:val="20"/>
      <w:szCs w:val="20"/>
    </w:rPr>
  </w:style>
  <w:style w:type="paragraph" w:styleId="Revision">
    <w:name w:val="Revision"/>
    <w:hidden/>
    <w:uiPriority w:val="99"/>
    <w:semiHidden/>
    <w:rsid w:val="00057BB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hyperlink" Target="mailto:arbelharpak@utexas.edu"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D7C11"/>
    <w:rsid w:val="002C1FD4"/>
    <w:rsid w:val="004D12FA"/>
    <w:rsid w:val="0059163C"/>
    <w:rsid w:val="006A5D4F"/>
    <w:rsid w:val="009040D9"/>
    <w:rsid w:val="00B26006"/>
    <w:rsid w:val="00C600BD"/>
    <w:rsid w:val="00CA5B4B"/>
    <w:rsid w:val="00DE71A9"/>
    <w:rsid w:val="00FE50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C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Mostafavi et al., 2020; Patel et al., 2021; Young et al., 2019)&quot;,&quot;manualOverrideText&quot;:&quot;&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isTemporary&quot;:false}],&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J9LCJpc1RlbXBvcmFyeSI6ZmFsc2V9XX0=&quot;},{&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isTemporary&quot;:false}],&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&quot;},{&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isTemporary&quot;:false}],&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J9LCJpc1RlbXBvcmFyeSI6ZmFsc2V9XX0=&quot;},{&quot;citationID&quot;:&quot;MENDELEY_CITATION_aeb029c4-d85b-4582-b51b-5a3fb2ea4d16&quot;,&quot;properties&quot;:{&quot;noteIndex&quot;:0},&quot;isEdited&quot;:false,&quot;manualOverride&quot;:{&quot;isManuallyOverridden&quot;:false,&quot;citeprocText&quot;:&quot;(Mills et al., 2020; Nagpal et al., 2022)&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&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isTemporary&quot;:false}],&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n0sImlzVGVtcG9yYXJ5IjpmYWxzZX1dfQ==&quot;},{&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isTemporary&quot;:false}],&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fSwiaXNUZW1wb3JhcnkiOmZhbHNlfV19&quot;},{&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isTemporary&quot;:false}],&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fSwiaXNUZW1wb3JhcnkiOmZhbHNlfV19&quot;},{&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isTemporary&quot;:false}],&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fSwiaXNUZW1wb3JhcnkiOmZhbHNlfV19&quot;},{&quot;citationID&quot;:&quot;MENDELEY_CITATION_ba2a63d6-c20f-4f16-8af3-c0dbd7c34d8c&quot;,&quot;properties&quot;:{&quot;noteIndex&quot;:0},&quot;isEdited&quot;:false,&quot;manualOverride&quot;:{&quot;isManuallyOverridden&quot;:false,&quot;citeprocText&quot;:&quot;(Oliva et al., 2020)&quot;,&quot;manualOverrideText&quot;:&quot;&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isTemporary&quot;:false}],&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J9LCJpc1RlbXBvcmFyeSI6ZmFsc2V9XX0=&quot;},{&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isTemporary&quot;:false}],&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quot;},{&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isTemporary&quot;:false}],&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n0sImlzVGVtcG9yYXJ5IjpmYWxzZX1dfQ==&quot;},{&quot;citationID&quot;:&quot;MENDELEY_CITATION_522b9e8e-5912-4dc6-bbd2-4bbe158c8a97&quot;,&quot;properties&quot;:{&quot;noteIndex&quot;:0},&quot;isEdited&quot;:false,&quot;manualOverride&quot;:{&quot;isManuallyOverridden&quot;:false,&quot;citeprocText&quot;:&quot;(Brown et al., 2016; B. Bulik-Sullivan et al., 2015; Galinsky et al., 2019; Ni et al., 2018; Shi et al., 2017)&quot;,&quot;manualOverrideText&quot;:&quot;&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isTemporary&quot;:false}],&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&quot;},{&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isTemporary&quot;:false}],&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n0sImlzVGVtcG9yYXJ5IjpmYWxzZX1dfQ==&quot;},{&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isTemporary&quot;:false}],&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&quot;},{&quot;citationID&quot;:&quot;MENDELEY_CITATION_ad7c7ac3-a976-4799-bb9b-8a1e2b4a3eb2&quot;,&quot;properties&quot;:{&quot;noteIndex&quot;:0},&quot;isEdited&quot;:false,&quot;manualOverride&quot;:{&quot;isManuallyOverridden&quot;:false,&quot;citeprocText&quot;:&quot;(Lumish et al., 2020)&quot;,&quot;manualOverrideText&quot;:&quot;&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isTemporary&quot;:false}],&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fSwiaXNUZW1wb3JhcnkiOmZhbHNlfV19&quot;},{&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isTemporary&quot;:false}],&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fSwiaXNUZW1wb3JhcnkiOmZhbHNlfV19&quot;},{&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isTemporary&quot;:false}],&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n0sImlzVGVtcG9yYXJ5IjpmYWxzZX1dfQ==&quot;},{&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isTemporary&quot;:false}],&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fSwiaXNUZW1wb3JhcnkiOmZhbHNlfV19&quot;},{&quot;citationID&quot;:&quot;MENDELEY_CITATION_9896abc6-6310-4582-be1a-bd8f19e35730&quot;,&quot;properties&quot;:{&quot;noteIndex&quot;:0},&quot;isEdited&quot;:false,&quot;manualOverride&quot;:{&quot;isManuallyOverridden&quot;:false,&quot;citeprocText&quot;:&quot;(B. Bulik-Sullivan et al., 2015; B. K. Bulik-Sullivan et al., 2015)&quot;,&quot;manualOverrideText&quot;:&quot;&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isTemporary&quot;:false}],&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J9LCJpc1RlbXBvcmFyeSI6ZmFsc2V9XX0=&quot;},{&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fSwiaXNUZW1wb3JhcnkiOmZhbHNlfV19&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fSwiaXNUZW1wb3JhcnkiOmZhbHNlfV19&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y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isTemporary&quot;:false}],&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n0sImlzVGVtcG9yYXJ5IjpmYWxzZX1dfQ==&quot;},{&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UklHSF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&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isTemporary&quot;:false}]},{&quot;citationID&quot;:&quot;MENDELEY_CITATION_f8ffd38e-4fbf-4234-a79e-e57933132cbe&quot;,&quot;properties&quot;:{&quot;noteIndex&quot;:0},&quot;isEdited&quot;:false,&quot;manualOverride&quot;:{&quot;isManuallyOverridden&quot;:false,&quot;citeprocText&quot;:&quot;(Abbot et al., n.d.)&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bi5kLikiLCJtYW51YWxPdmVycmlkZVRleHQiOiIifSwiY2l0YXRpb25JdGVtcyI6W3siaWQiOiI0YzYyMmQxMC00ZjRkLTM3M2MtODYxMC05YWU1M2JlNmVhZmYiLCJpdGVtRGF0YSI6eyJ0eXBlIjoid2VicGFnZSIsImlkIjoiNGM2MjJkMTAtNGY0ZC0zNzNjLTg2MTAtOWFlNTNiZTZlYWZmIiwidGl0bGUiOiJVSyBCaW9iYW5rIC0tIE5lYWxlIExhYi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n0sImlzVGVtcG9yYXJ5IjpmYWxzZX1dfQ==&quot;,&quot;citationItems&quot;:[{&quot;id&quot;:&quot;4c622d10-4f4d-373c-8610-9ae53be6eaff&quot;,&quot;itemData&quot;:{&quot;type&quot;:&quot;webpage&quot;,&quot;id&quot;:&quot;4c622d10-4f4d-373c-8610-9ae53be6eaff&quot;,&quot;title&quot;:&quot;UK Biobank -- Neale Lab&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Temporary&quot;:false}]},{&quot;citationID&quot;:&quot;MENDELEY_CITATION_3c8b6611-c33e-4c9c-b856-dc8ce2e97142&quot;,&quot;properties&quot;:{&quot;noteIndex&quot;:0},&quot;isEdited&quot;:false,&quot;manualOverride&quot;:{&quot;isManuallyOverridden&quot;:false,&quot;citeprocText&quot;:&quot;(Abbot et al., n.d.; B. K. Bulik-Sullivan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fSwiaXNUZW1wb3JhcnkiOmZhbHNlfV19&quot;,&quot;citationItems&quot;:[{&quot;id&quot;:&quot;4c622d10-4f4d-373c-8610-9ae53be6eaff&quot;,&quot;itemData&quot;:{&quot;type&quot;:&quot;webpage&quot;,&quot;id&quot;:&quot;4c622d10-4f4d-373c-8610-9ae53be6eaff&quot;,&quot;title&quot;:&quot;UK Biobank -- Neale Lab&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isTemporary&quot;:false}]},{&quot;citationID&quot;:&quot;MENDELEY_CITATION_43828eb0-14da-4b5f-b85a-81eb61a35b96&quot;,&quot;properties&quot;:{&quot;noteIndex&quot;:0},&quot;isEdited&quot;:false,&quot;manualOverride&quot;:{&quot;isManuallyOverridden&quot;:false,&quot;citeprocText&quot;:&quot;(B. Bulik-Sullivan et al., 2015; B. K. Bulik-Sullivan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J9LCJpc1RlbXBvcmFyeSI6ZmFsc2V9LH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J9LCJpc1RlbXBvcmFyeSI6ZmFsc2V9XX0=&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isTemporary&quot;:false}]},{&quot;citationID&quot;:&quot;MENDELEY_CITATION_9fb3f1d0-675d-4c56-a4a4-7169ba418750&quot;,&quot;properties&quot;:{&quot;noteIndex&quot;:0},&quot;isEdited&quot;:false,&quot;manualOverride&quot;:{&quot;isManuallyOverridden&quot;:false,&quot;citeprocText&quot;:&quot;(B. K. Bulik-Sullivan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IuIEsuIEJ1bGlrLVN1bGxpdmFu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fSwiaXNUZW1wb3JhcnkiOmZhbHNlfV19&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fSwiaXNUZW1wb3JhcnkiOmZhbHNlfV19&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isTemporary&quot;:fals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11321</Words>
  <Characters>64531</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Harpak, Arbel</cp:lastModifiedBy>
  <cp:revision>3</cp:revision>
  <dcterms:created xsi:type="dcterms:W3CDTF">2022-03-31T18:06:00Z</dcterms:created>
  <dcterms:modified xsi:type="dcterms:W3CDTF">2022-03-31T18:07:00Z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