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18DB" w14:textId="77777777" w:rsidR="00F97BCB" w:rsidRPr="0098278D" w:rsidRDefault="00F97BCB" w:rsidP="0098278D">
      <w:pPr>
        <w:pStyle w:val="Heading11"/>
      </w:pPr>
      <w:r w:rsidRPr="0098278D">
        <w:t>Amplification is the Primary Mode of Gene-by-Sex Interaction in Complex Human Traits</w:t>
      </w:r>
    </w:p>
    <w:p w14:paraId="28B0E5A2" w14:textId="586EAD67" w:rsidR="009648BA" w:rsidRPr="008E029C" w:rsidRDefault="009648BA" w:rsidP="008E029C">
      <w:pPr>
        <w:spacing w:line="360" w:lineRule="auto"/>
        <w:rPr>
          <w:rFonts w:ascii="Arial" w:eastAsia="Times New Roman" w:hAnsi="Arial" w:cs="Arial"/>
          <w:sz w:val="20"/>
          <w:szCs w:val="20"/>
        </w:rPr>
      </w:pPr>
      <w:r>
        <w:rPr>
          <w:rFonts w:ascii="Arial" w:eastAsia="Times New Roman" w:hAnsi="Arial" w:cs="Arial"/>
          <w:sz w:val="20"/>
          <w:szCs w:val="20"/>
        </w:rPr>
        <w:t>Carrie Zhu</w:t>
      </w:r>
      <w:r w:rsidRPr="009648BA">
        <w:rPr>
          <w:rFonts w:ascii="Arial" w:eastAsia="Times New Roman" w:hAnsi="Arial" w:cs="Arial"/>
          <w:sz w:val="20"/>
          <w:szCs w:val="20"/>
          <w:vertAlign w:val="superscript"/>
        </w:rPr>
        <w:t>1,2</w:t>
      </w:r>
      <w:r>
        <w:rPr>
          <w:rFonts w:ascii="Arial" w:eastAsia="Times New Roman" w:hAnsi="Arial" w:cs="Arial"/>
          <w:sz w:val="20"/>
          <w:szCs w:val="20"/>
        </w:rPr>
        <w:t>, Matthew Ming</w:t>
      </w:r>
      <w:r w:rsidRPr="009648BA">
        <w:rPr>
          <w:rFonts w:ascii="Arial" w:eastAsia="Times New Roman" w:hAnsi="Arial" w:cs="Arial"/>
          <w:sz w:val="20"/>
          <w:szCs w:val="20"/>
          <w:vertAlign w:val="superscript"/>
        </w:rPr>
        <w:t>1,2</w:t>
      </w:r>
      <w:r>
        <w:rPr>
          <w:rFonts w:ascii="Arial" w:eastAsia="Times New Roman" w:hAnsi="Arial" w:cs="Arial"/>
          <w:sz w:val="20"/>
          <w:szCs w:val="20"/>
        </w:rPr>
        <w:t>, Arbel Harpak</w:t>
      </w:r>
      <w:r w:rsidRPr="009648BA">
        <w:rPr>
          <w:rFonts w:ascii="Arial" w:eastAsia="Times New Roman" w:hAnsi="Arial" w:cs="Arial"/>
          <w:sz w:val="20"/>
          <w:szCs w:val="20"/>
          <w:vertAlign w:val="superscript"/>
        </w:rPr>
        <w:t>1,2+</w:t>
      </w:r>
    </w:p>
    <w:p w14:paraId="4F5765FD"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1</w:t>
      </w:r>
      <w:r w:rsidRPr="008E029C">
        <w:rPr>
          <w:rFonts w:ascii="Arial" w:hAnsi="Arial" w:cs="Arial"/>
          <w:sz w:val="16"/>
          <w:szCs w:val="16"/>
        </w:rPr>
        <w:t xml:space="preserve"> Department of Population Health, The University of Texas at Austin</w:t>
      </w:r>
    </w:p>
    <w:p w14:paraId="66F06EFA"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2</w:t>
      </w:r>
      <w:r w:rsidRPr="008E029C">
        <w:rPr>
          <w:rFonts w:ascii="Arial" w:hAnsi="Arial" w:cs="Arial"/>
          <w:sz w:val="16"/>
          <w:szCs w:val="16"/>
        </w:rPr>
        <w:t xml:space="preserve"> Department of Integrative Biology, The University of Texas at Austin</w:t>
      </w:r>
    </w:p>
    <w:p w14:paraId="630B7215" w14:textId="37968C4A" w:rsidR="00F97BCB"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w:t>
      </w:r>
      <w:r w:rsidRPr="008E029C">
        <w:rPr>
          <w:rFonts w:ascii="Arial" w:hAnsi="Arial" w:cs="Arial"/>
          <w:sz w:val="16"/>
          <w:szCs w:val="16"/>
        </w:rPr>
        <w:t xml:space="preserve"> To whom correspondence should be addressed: </w:t>
      </w:r>
      <w:hyperlink r:id="rId8" w:history="1">
        <w:r w:rsidRPr="008E029C">
          <w:rPr>
            <w:rStyle w:val="Hyperlink"/>
            <w:rFonts w:ascii="Arial" w:hAnsi="Arial" w:cs="Arial"/>
            <w:sz w:val="16"/>
            <w:szCs w:val="16"/>
          </w:rPr>
          <w:t>arbelharpak@utexas.edu</w:t>
        </w:r>
      </w:hyperlink>
    </w:p>
    <w:p w14:paraId="706163BC" w14:textId="77777777" w:rsidR="00BE0CA0" w:rsidRPr="002C24E7" w:rsidRDefault="00BE0CA0" w:rsidP="00BE0CA0">
      <w:pPr>
        <w:spacing w:line="360" w:lineRule="auto"/>
        <w:rPr>
          <w:rFonts w:ascii="Arial" w:hAnsi="Arial" w:cs="Arial"/>
          <w:sz w:val="20"/>
          <w:szCs w:val="20"/>
        </w:rPr>
      </w:pPr>
    </w:p>
    <w:p w14:paraId="49247861" w14:textId="77777777" w:rsidR="00F97BCB" w:rsidRPr="002C24E7" w:rsidRDefault="00F97BCB" w:rsidP="0098278D">
      <w:pPr>
        <w:pStyle w:val="Heading1"/>
        <w:rPr>
          <w:sz w:val="22"/>
          <w:szCs w:val="22"/>
        </w:rPr>
      </w:pPr>
      <w:r w:rsidRPr="002C24E7">
        <w:t>Abstract</w:t>
      </w:r>
    </w:p>
    <w:p w14:paraId="172AF888" w14:textId="77777777" w:rsidR="00F97BCB" w:rsidRPr="002C24E7" w:rsidRDefault="00F97BCB" w:rsidP="002C24E7">
      <w:pPr>
        <w:spacing w:line="360" w:lineRule="auto"/>
        <w:rPr>
          <w:rFonts w:ascii="Arial" w:hAnsi="Arial" w:cs="Arial"/>
          <w:sz w:val="20"/>
          <w:szCs w:val="20"/>
        </w:rPr>
      </w:pPr>
    </w:p>
    <w:p w14:paraId="668D4455" w14:textId="153F1FB6" w:rsidR="00F97BCB" w:rsidRPr="002C24E7" w:rsidRDefault="00F97BCB" w:rsidP="002C24E7">
      <w:pPr>
        <w:pStyle w:val="NormalWeb"/>
        <w:shd w:val="clear" w:color="auto" w:fill="FFFFFF"/>
        <w:spacing w:before="0" w:beforeAutospacing="0" w:after="0" w:afterAutospacing="0" w:line="360" w:lineRule="auto"/>
        <w:jc w:val="both"/>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Amplification was a more pervasive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For example, we estimate that 38% of causal variants have a greater effect on urate levels in females than males. In addition, we investigated whether testosterone levels, a continuous measure, may underlie the observed mediation by binary biological sex. For many traits, notably in body mass related traits, testosterone levels are strongly associated with the magnitude of genetic effects in both males and females–but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from GWAS and allele frequency divergence between males and females. Using independent allele frequency data from both Finnish and Ashkenazy-Jewish samples, we find </w:t>
      </w:r>
      <w:r w:rsidR="001C3178" w:rsidRPr="002C24E7">
        <w:rPr>
          <w:rFonts w:ascii="Arial" w:hAnsi="Arial" w:cs="Arial"/>
          <w:color w:val="222222"/>
          <w:sz w:val="22"/>
          <w:szCs w:val="22"/>
        </w:rPr>
        <w:t>subtle</w:t>
      </w:r>
      <w:r w:rsidRPr="002C24E7">
        <w:rPr>
          <w:rFonts w:ascii="Arial" w:hAnsi="Arial" w:cs="Arial"/>
          <w:color w:val="222222"/>
          <w:sz w:val="22"/>
          <w:szCs w:val="22"/>
        </w:rPr>
        <w:t xml:space="preserv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483634B" w14:textId="77777777" w:rsidR="00F97BCB" w:rsidRPr="002C24E7" w:rsidRDefault="00F97BCB" w:rsidP="002C24E7">
      <w:pPr>
        <w:spacing w:line="360" w:lineRule="auto"/>
        <w:rPr>
          <w:rFonts w:ascii="Arial" w:hAnsi="Arial" w:cs="Arial"/>
          <w:sz w:val="20"/>
          <w:szCs w:val="20"/>
        </w:rPr>
      </w:pPr>
    </w:p>
    <w:p w14:paraId="4F851C19" w14:textId="3025195A" w:rsidR="00F97BCB" w:rsidRPr="009F6706" w:rsidRDefault="00F97BCB" w:rsidP="009F6706">
      <w:pPr>
        <w:pStyle w:val="Heading1"/>
      </w:pPr>
      <w:r w:rsidRPr="002C24E7">
        <w:t>Introduction</w:t>
      </w:r>
    </w:p>
    <w:p w14:paraId="4093BB7B" w14:textId="77777777" w:rsidR="00F97BCB" w:rsidRPr="002C24E7" w:rsidRDefault="00F97BCB" w:rsidP="002C24E7">
      <w:pPr>
        <w:spacing w:line="360" w:lineRule="auto"/>
        <w:rPr>
          <w:rFonts w:ascii="Arial" w:hAnsi="Arial" w:cs="Arial"/>
          <w:sz w:val="20"/>
          <w:szCs w:val="20"/>
        </w:rPr>
      </w:pPr>
    </w:p>
    <w:p w14:paraId="7E8C33B3" w14:textId="1999FE7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731923791"/>
          <w:placeholder>
            <w:docPart w:val="DefaultPlaceholder_-1854013440"/>
          </w:placeholder>
        </w:sdtPr>
        <w:sdtEndPr/>
        <w:sdtContent>
          <w:r w:rsidR="00DD51E7" w:rsidRPr="00DD51E7">
            <w:rPr>
              <w:rFonts w:ascii="Arial" w:hAnsi="Arial" w:cs="Arial"/>
              <w:color w:val="000000"/>
              <w:sz w:val="22"/>
              <w:szCs w:val="22"/>
            </w:rPr>
            <w:t>(Ge et al., 2017; Mostafavi et al., 2020; Patel et al., 2021; Young et al., 2019)</w:t>
          </w:r>
        </w:sdtContent>
      </w:sdt>
      <w:r w:rsidR="009E1E7B">
        <w:rPr>
          <w:rFonts w:ascii="Arial" w:hAnsi="Arial" w:cs="Arial"/>
          <w:color w:val="222222"/>
          <w:sz w:val="22"/>
          <w:szCs w:val="22"/>
        </w:rPr>
        <w:t xml:space="preserve">. </w:t>
      </w:r>
      <w:r w:rsidRPr="002C24E7">
        <w:rPr>
          <w:rFonts w:ascii="Arial" w:hAnsi="Arial" w:cs="Arial"/>
          <w:color w:val="222222"/>
          <w:sz w:val="22"/>
          <w:szCs w:val="22"/>
        </w:rPr>
        <w:t>At the same time, unlike studies in organisms and systems where the environment can be tractably manipulated</w:t>
      </w:r>
      <w:r w:rsidR="009E1E7B">
        <w:rPr>
          <w:rFonts w:ascii="Arial" w:hAnsi="Arial" w:cs="Arial"/>
          <w:color w:val="222222"/>
          <w:sz w:val="22"/>
          <w:szCs w:val="22"/>
        </w:rPr>
        <w:t xml:space="preserve"> </w:t>
      </w:r>
      <w:sdt>
        <w:sdtPr>
          <w:rPr>
            <w:rFonts w:ascii="Arial" w:hAnsi="Arial" w:cs="Arial"/>
            <w:color w:val="000000"/>
            <w:sz w:val="20"/>
            <w:szCs w:val="20"/>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DefaultPlaceholder_-1854013440"/>
          </w:placeholder>
        </w:sdtPr>
        <w:sdtEndPr/>
        <w:sdtContent>
          <w:r w:rsidR="00DD51E7">
            <w:t>(des Marais et al., 2013; Falconer &amp; Mackay, 1996; Huang, Campbell, et al., 2020; Huang, Carbone, et al., 2020; Hudson et al., 2022; Long et al., 2013; Lynch &amp; Walsh, 1998; MacQueen et al., 2021)</w:t>
          </w:r>
        </w:sdtContent>
      </w:sdt>
      <w:r w:rsidR="00AA588E">
        <w:rPr>
          <w:rFonts w:ascii="Arial" w:hAnsi="Arial" w:cs="Arial"/>
          <w:color w:val="222222"/>
          <w:sz w:val="22"/>
          <w:szCs w:val="22"/>
        </w:rPr>
        <w:t xml:space="preserve">, </w:t>
      </w:r>
      <w:r w:rsidRPr="002C24E7">
        <w:rPr>
          <w:rFonts w:ascii="Arial" w:hAnsi="Arial" w:cs="Arial"/>
          <w:color w:val="222222"/>
          <w:sz w:val="22"/>
          <w:szCs w:val="22"/>
        </w:rPr>
        <w:t>there are but a few cases in which GxE models explain data—such as Genome-Wide Association Study (GWAS) data—better than parsimonious models that assume independent contributions of genetic and environmental factors</w:t>
      </w:r>
      <w:r w:rsidR="00A8336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DefaultPlaceholder_-1854013440"/>
          </w:placeholder>
        </w:sdtPr>
        <w:sdtEndPr/>
        <w:sdtContent>
          <w:r w:rsidR="00DD51E7" w:rsidRPr="00DD51E7">
            <w:rPr>
              <w:rFonts w:ascii="Arial" w:hAnsi="Arial" w:cs="Arial"/>
              <w:color w:val="000000"/>
              <w:sz w:val="22"/>
              <w:szCs w:val="22"/>
            </w:rPr>
            <w:t>(Duncan et al., 2019; Mars et al., 2020; Mostafavi et al., 2020; Patel et al., 2021; Young et al., 2018)</w:t>
          </w:r>
        </w:sdtContent>
      </w:sdt>
      <w:r w:rsidRPr="002C24E7">
        <w:rPr>
          <w:rFonts w:ascii="Arial" w:hAnsi="Arial" w:cs="Arial"/>
          <w:color w:val="222222"/>
          <w:sz w:val="22"/>
          <w:szCs w:val="22"/>
        </w:rPr>
        <w:t>. This duality may point to a pervasive mediation of polygenic effects by the environment—alongside the inability of our current toolbox to quantify polygenic GxE</w:t>
      </w:r>
      <w:r w:rsidR="003D7F7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IsImNvbnRhaW5lci10aXRsZS1zaG9ydCI6Ii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iwiY29udGFpbmVyLXRpdGxlLXNob3J0IjoiIn0sImlzVGVtcG9yYXJ5IjpmYWxzZX1dfQ=="/>
          <w:id w:val="-1691754377"/>
          <w:placeholder>
            <w:docPart w:val="DefaultPlaceholder_-1854013440"/>
          </w:placeholder>
        </w:sdtPr>
        <w:sdtEndPr/>
        <w:sdtContent>
          <w:r w:rsidR="00DD51E7" w:rsidRPr="00DD51E7">
            <w:rPr>
              <w:rFonts w:ascii="Arial" w:hAnsi="Arial" w:cs="Arial"/>
              <w:color w:val="000000"/>
              <w:sz w:val="22"/>
              <w:szCs w:val="22"/>
            </w:rPr>
            <w:t>(Mills et al., 2020; Nagpal et al., 2022)</w:t>
          </w:r>
        </w:sdtContent>
      </w:sdt>
      <w:r w:rsidRPr="002C24E7">
        <w:rPr>
          <w:rFonts w:ascii="Arial" w:hAnsi="Arial" w:cs="Arial"/>
          <w:color w:val="222222"/>
          <w:sz w:val="22"/>
          <w:szCs w:val="22"/>
        </w:rPr>
        <w:t>.</w:t>
      </w:r>
    </w:p>
    <w:p w14:paraId="63A847F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49DCFABC" w14:textId="51E8AFB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Perhaps nowhere is this duality more apparent than in the case of gene-by-sex interaction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involving autosomal loci</w:t>
      </w:r>
      <w:r w:rsidR="005B134A">
        <w:rPr>
          <w:rFonts w:ascii="Arial" w:hAnsi="Arial" w:cs="Arial"/>
          <w:color w:val="222222"/>
          <w:sz w:val="22"/>
          <w:szCs w:val="22"/>
        </w:rPr>
        <w:t xml:space="preserve"> </w:t>
      </w:r>
      <w:sdt>
        <w:sdtPr>
          <w:rPr>
            <w:rFonts w:ascii="Arial" w:hAnsi="Arial" w:cs="Arial"/>
            <w:color w:val="222222"/>
            <w:sz w:val="20"/>
            <w:szCs w:val="20"/>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DefaultPlaceholder_-1854013440"/>
          </w:placeholder>
        </w:sdtPr>
        <w:sdtEndPr/>
        <w:sdtContent>
          <w:r w:rsidR="00DD51E7">
            <w:t>(</w:t>
          </w:r>
          <w:proofErr w:type="spellStart"/>
          <w:r w:rsidR="00DD51E7">
            <w:t>Arnqvist</w:t>
          </w:r>
          <w:proofErr w:type="spellEnd"/>
          <w:r w:rsidR="00DD51E7">
            <w:t xml:space="preserve"> &amp; Rowe, 2005; van Doorn, 2009)</w:t>
          </w:r>
        </w:sdtContent>
      </w:sdt>
      <w:r w:rsidRPr="002C24E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0"/>
            <w:szCs w:val="20"/>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DefaultPlaceholder_-1854013440"/>
          </w:placeholder>
        </w:sdtPr>
        <w:sdtEndPr/>
        <w:sdtContent>
          <w:r w:rsidR="00DD51E7">
            <w:t xml:space="preserve">(Harper et al., 2021; </w:t>
          </w:r>
          <w:proofErr w:type="spellStart"/>
          <w:r w:rsidR="00DD51E7">
            <w:t>Mokkonen</w:t>
          </w:r>
          <w:proofErr w:type="spellEnd"/>
          <w:r w:rsidR="00DD51E7">
            <w:t xml:space="preserve"> &amp; </w:t>
          </w:r>
          <w:proofErr w:type="spellStart"/>
          <w:r w:rsidR="00DD51E7">
            <w:t>Crespi</w:t>
          </w:r>
          <w:proofErr w:type="spellEnd"/>
          <w:r w:rsidR="00DD51E7">
            <w:t xml:space="preserve">, 2015; Oliva et al., 2020; Power et al., 2013; </w:t>
          </w:r>
          <w:proofErr w:type="spellStart"/>
          <w:r w:rsidR="00DD51E7">
            <w:t>Schroderus</w:t>
          </w:r>
          <w:proofErr w:type="spellEnd"/>
          <w:r w:rsidR="00DD51E7">
            <w:t xml:space="preserve"> et al., 2010)</w:t>
          </w:r>
        </w:sdtContent>
      </w:sdt>
      <w:r w:rsidRPr="002C24E7">
        <w:rPr>
          <w:rFonts w:ascii="Arial" w:hAnsi="Arial" w:cs="Arial"/>
          <w:color w:val="222222"/>
          <w:sz w:val="22"/>
          <w:szCs w:val="22"/>
        </w:rPr>
        <w:t xml:space="preserve">, evolution </w:t>
      </w:r>
      <w:sdt>
        <w:sdtPr>
          <w:rPr>
            <w:rFonts w:ascii="Arial" w:hAnsi="Arial" w:cs="Arial"/>
            <w:color w:val="222222"/>
            <w:sz w:val="20"/>
            <w:szCs w:val="20"/>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DefaultPlaceholder_-1854013440"/>
          </w:placeholder>
        </w:sdtPr>
        <w:sdtEndPr/>
        <w:sdtContent>
          <w:r w:rsidR="00DD51E7">
            <w:t xml:space="preserve">(Barson et al., 2015; Cheng &amp; Kirkpatrick, 2016; </w:t>
          </w:r>
          <w:proofErr w:type="spellStart"/>
          <w:r w:rsidR="00DD51E7">
            <w:t>Connallon</w:t>
          </w:r>
          <w:proofErr w:type="spellEnd"/>
          <w:r w:rsidR="00DD51E7">
            <w:t xml:space="preserve"> et al., 2010; Harrison et al., 2015; Kidwell et al., 1977)</w:t>
          </w:r>
        </w:sdtContent>
      </w:sdt>
      <w:r w:rsidR="005B134A">
        <w:rPr>
          <w:rFonts w:ascii="Arial" w:hAnsi="Arial" w:cs="Arial"/>
          <w:color w:val="222222"/>
          <w:sz w:val="22"/>
          <w:szCs w:val="22"/>
        </w:rPr>
        <w:t xml:space="preserve"> </w:t>
      </w:r>
      <w:r w:rsidRPr="002C24E7">
        <w:rPr>
          <w:rFonts w:ascii="Arial" w:hAnsi="Arial" w:cs="Arial"/>
          <w:color w:val="222222"/>
          <w:sz w:val="22"/>
          <w:szCs w:val="22"/>
        </w:rPr>
        <w:t xml:space="preserve">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DefaultPlaceholder_-1854013440"/>
          </w:placeholder>
        </w:sdtPr>
        <w:sdtEndPr/>
        <w:sdtContent>
          <w:r w:rsidR="00DD51E7" w:rsidRPr="00DD51E7">
            <w:rPr>
              <w:rFonts w:ascii="Arial" w:hAnsi="Arial" w:cs="Arial"/>
              <w:color w:val="000000"/>
              <w:sz w:val="22"/>
              <w:szCs w:val="22"/>
            </w:rPr>
            <w:t>(Bernabeu et al., 2021; Carole Hooven, 2021; Flynn et al., 2021; Sinnott-Armstrong et al., 2021)</w:t>
          </w:r>
        </w:sdtContent>
      </w:sdt>
      <w:r w:rsidR="005B134A">
        <w:rPr>
          <w:rFonts w:ascii="Arial" w:hAnsi="Arial" w:cs="Arial"/>
          <w:color w:val="222222"/>
          <w:sz w:val="22"/>
          <w:szCs w:val="22"/>
        </w:rPr>
        <w:t xml:space="preserve">, </w:t>
      </w:r>
      <w:r w:rsidRPr="002C24E7">
        <w:rPr>
          <w:rFonts w:ascii="Arial" w:hAnsi="Arial" w:cs="Arial"/>
          <w:color w:val="222222"/>
          <w:sz w:val="22"/>
          <w:szCs w:val="22"/>
        </w:rPr>
        <w:t>the genetic basis of sexual dimorphism is not well-understood</w:t>
      </w:r>
      <w:r w:rsidR="00841234">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DefaultPlaceholder_-1854013440"/>
          </w:placeholder>
        </w:sdtPr>
        <w:sdtEndPr/>
        <w:sdtContent>
          <w:r w:rsidR="00DD51E7" w:rsidRPr="00DD51E7">
            <w:rPr>
              <w:rFonts w:ascii="Arial" w:hAnsi="Arial" w:cs="Arial"/>
              <w:color w:val="000000"/>
              <w:sz w:val="22"/>
              <w:szCs w:val="22"/>
            </w:rPr>
            <w:t>(Oliva et al., 2020)</w:t>
          </w:r>
        </w:sdtContent>
      </w:sdt>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large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effects in individual loci, or instead, with a polygenic prism, imperfect genetic correlations between the sexes—have been underwhelming.</w:t>
      </w:r>
    </w:p>
    <w:p w14:paraId="3D8BE6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3B200F2B" w14:textId="5EDAFA14"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in the data), reverse causality between the phenotype and environment variable, collider </w:t>
      </w:r>
      <w:r w:rsidRPr="00331361">
        <w:rPr>
          <w:rFonts w:ascii="Arial" w:hAnsi="Arial" w:cs="Arial"/>
          <w:color w:val="222222"/>
          <w:sz w:val="22"/>
          <w:szCs w:val="22"/>
        </w:rPr>
        <w:lastRenderedPageBreak/>
        <w:t xml:space="preserve">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Pr="00331361">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DefaultPlaceholder_-1854013440"/>
          </w:placeholder>
        </w:sdtPr>
        <w:sdtEndPr/>
        <w:sdtContent>
          <w:r w:rsidR="00DD51E7" w:rsidRPr="00DD51E7">
            <w:rPr>
              <w:rFonts w:ascii="Arial" w:hAnsi="Arial" w:cs="Arial"/>
              <w:color w:val="000000"/>
              <w:sz w:val="22"/>
              <w:szCs w:val="22"/>
            </w:rPr>
            <w:t>(Pirastu et al., 2021)</w:t>
          </w:r>
        </w:sdtContent>
      </w:sdt>
      <w:r w:rsidR="002602EA" w:rsidRPr="00331361">
        <w:rPr>
          <w:rFonts w:ascii="Arial" w:hAnsi="Arial" w:cs="Arial"/>
          <w:color w:val="222222"/>
          <w:sz w:val="22"/>
          <w:szCs w:val="22"/>
        </w:rPr>
        <w:t>).</w:t>
      </w:r>
    </w:p>
    <w:p w14:paraId="57F2C0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16BDE3D3" w14:textId="389FED29"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In this work, we set to characterize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across complex human traits. We begin by suggesting a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may have gone largely undetected by previous studies: A systematic difference in the magnitude of genetic effects across a large set of variants,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w:t>
      </w:r>
      <w:r w:rsidR="00AA6D5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IsImNvbnRhaW5lci10aXRsZS1zaG9ydCI6IkFtIEogSHVtIEdlbmV0In0sImlzVGVtcG9yYXJ5IjpmYWxzZX0seyJpZCI6IjQxZmUyZGNkLTkzZGYtM2QwMy1iOTE1LWZhNDkwYWI5OTYzNCIsIml0ZW1EYXRhIjp7InR5cGUiOiJhcnRpY2xlLWpvdXJuYWwiLCJpZCI6IjQxZmUyZGNkLTkzZGYtM2QwMy1iOTE1LWZhNDkwYWI5OTYzNCIsInRpdGxlIjoiRXN0aW1hdGluZyBjcm9zcy1wb3B1bGF0aW9uIGdlbmV0aWMgY29ycmVsYXRpb25zIG9mIGNhdXNhbCBlZmZlY3Qgc2l6ZXMuIiwiYXV0aG9yIjpbeyJmYW1pbHkiOiJHYWxpbnNreSIsImdpdmVuIjoiS2V2aW4gSiIsInBhcnNlLW5hbWVzIjpmYWxzZSwiZHJvcHBpbmctcGFydGljbGUiOiIiLCJub24tZHJvcHBpbmctcGFydGljbGUiOiIifSx7ImZhbWlseSI6IlJlc2hlZiIsImdpdmVuIjoiWWFraXIgQSIsInBhcnNlLW5hbWVzIjpmYWxzZSwiZHJvcHBpbmctcGFydGljbGUiOiIiLCJub24tZHJvcHBpbmctcGFydGljbGUiOiIifSx7ImZhbWlseSI6IkZpbnVjYW5lIiwiZ2l2ZW4iOiJIaWxhcnkgSyIsInBhcnNlLW5hbWVzIjpmYWxzZSwiZHJvcHBpbmctcGFydGljbGUiOiIiLCJub24tZHJvcHBpbmctcGFydGljbGUiOiIifSx7ImZhbWlseSI6IkxvaCIsImdpdmVuIjoiUG8tUnUiLCJwYXJzZS1uYW1lcyI6ZmFsc2UsImRyb3BwaW5nLXBhcnRpY2xlIjoiIiwibm9uLWRyb3BwaW5nLXBhcnRpY2xlIjoiIn0seyJmYW1pbHkiOiJaYWl0bGVuIiwiZ2l2ZW4iOiJOb2FoIiwicGFyc2UtbmFtZXMiOmZhbHNlLCJkcm9wcGluZy1wYXJ0aWNsZSI6IiIsIm5vbi1kcm9wcGluZy1wYXJ0aWNsZSI6IiJ9LHsiZmFtaWx5IjoiUGF0dGVyc29uIiwiZ2l2ZW4iOiJOaWNrIEoiLCJwYXJzZS1uYW1lcyI6ZmFsc2UsImRyb3BwaW5nLXBhcnRpY2xlIjoiIiwibm9uLWRyb3BwaW5nLXBhcnRpY2xlIjoiIn0seyJmYW1pbHkiOiJCcm93biIsImdpdmVuIjoiQnJpZWxpbiBDIiwicGFyc2UtbmFtZXMiOmZhbHNlLCJkcm9wcGluZy1wYXJ0aWNsZSI6IiIsIm5vbi1kcm9wcGluZy1wYXJ0aWNsZSI6IiJ9LHsiZmFtaWx5IjoiUHJpY2UiLCJnaXZlbiI6IkFsa2VzIEwiLCJwYXJzZS1uYW1lcyI6ZmFsc2UsImRyb3BwaW5nLXBhcnRpY2xlIjoiIiwibm9uLWRyb3BwaW5nLXBhcnRpY2xlIjoiIn1dLCJjb250YWluZXItdGl0bGUiOiJHZW5ldGljIGVwaWRlbWlvbG9neSIsIkRPSSI6IjEwLjEwMDIvZ2VwaS4yMjE3MyIsIklTU04iOiIxMDk4LTIyNzIiLCJQTUlEIjoiMzA0NzQxNTQiLCJpc3N1ZWQiOnsiZGF0ZS1wYXJ0cyI6W1syMDE5XV19LCJwYWdlIjoiMTgwLTE4OCIsImFic3RyYWN0IjoiUmVjZW50IHN0dWRpZXMgaGF2ZSBleGFtaW5lZCB0aGUgZ2VuZXRpYyBjb3JyZWxhdGlvbnMgb2Ygc2luZ2xlLW51Y2xlb3RpZGUgcG9seW1vcnBoaXNtIChTTlApIGVmZmVjdCBzaXplcyBhY3Jvc3MgcGFpcnMgb2YgcG9wdWxhdGlvbnMgdG8gYmV0dGVyIHVuZGVyc3RhbmQgdGhlIGdlbmV0aWMgYXJjaGl0ZWN0dXJlcyBvZiBjb21wbGV4IHRyYWl0cy4gVGhlc2Ugc3R1ZGllcyBoYXZlIGVzdGltYXRlZCA8bW1sOm1hdGggeG1sbnM6bW1sPVwiaHR0cDovL3d3dy53My5vcmcvMTk5OC9NYXRoL01hdGhNTFwiPjxtbWw6bXN1Yj48bW1sOm1pPs+BPC9tbWw6bWk+IDxtbWw6bWk+ZzwvbW1sOm1pPjwvbW1sOm1zdWI+IDwvbW1sOm1hdGg+ICwgdGhlIGNyb3NzLXBvcHVsYXRpb24gY29ycmVsYXRpb24gb2Ygam9pbnQtZml0IGVmZmVjdCBzaXplcyBhdCBnZW5vdHlwZWQgU05Qcy4gSG93ZXZlciwgdGhlIHZhbHVlIG9mIDxtbWw6bWF0aCB4bWxuczptbWw9XCJodHRwOi8vd3d3LnczLm9yZy8xOTk4L01hdGgvTWF0aE1MXCI+PG1tbDptc3ViPjxtbWw6bWk+z4E8L21tbDptaT4gPG1tbDptaT5nPC9tbWw6bWk+PC9tbWw6bXN1Yj4gPC9tbWw6bWF0aD4gZGVwZW5kcyBib3RoIG9uIHRoZSBjcm9zcy1wb3B1bGF0aW9uIGNvcnJlbGF0aW9uIG9mIHRydWUgY2F1c2FsIGVmZmVjdCBzaXplcyAoIDxtbWw6bWF0aCB4bWxuczptbWw9XCJodHRwOi8vd3d3LnczLm9yZy8xOTk4L01hdGgvTWF0aE1MXCI+PG1tbDptc3ViPjxtbWw6bWk+z4E8L21tbDptaT4gPG1tbDptaT5iPC9tbWw6bWk+PC9tbWw6bXN1Yj4gPC9tbWw6bWF0aD4gKSBhbmQgb24gdGhlIHNpbWlsYXJpdHkgaW4gbGlua2FnZSBkaXNlcXVpbGlicml1bSAoTEQpIHBhdHRlcm5zIGluIHRoZSB0d28gcG9wdWxhdGlvbnMsIHdoaWNoIGRyaXZlIHRhZ2dpbmcgZWZmZWN0cy4gSGVyZSwgd2UgZGVyaXZlIHRoZSB2YWx1ZSBvZiB0aGUgcmF0aW8gPG1tbDptYXRoIHhtbG5zOm1tbD1cImh0dHA6Ly93d3cudzMub3JnLzE5OTgvTWF0aC9NYXRoTUxcIj48bW1sOm1zdWI+PG1tbDptaT7PgTwvbW1sOm1pPiA8bW1sOm1pPmc8L21tbDptaT48L21tbDptc3ViPiA8bW1sOm1vPi88L21tbDptbz4gPG1tbDptc3ViPjxtbWw6bWk+z4E8L21tbDptaT4gPG1tbDptaT5iPC9tbWw6bWk+PC9tbWw6bXN1Yj4gPC9tbWw6bWF0aD4gYXMgYSBmdW5jdGlvbiBvZiBMRCBpbiBlYWNoIHBvcHVsYXRpb24uIEJ5IGFwcGx5aW5nIGV4aXN0aW5nIG1ldGhvZHMgdG8gb2J0YWluIGVzdGltYXRlcyBvZiA8bW1sOm1hdGggeG1sbnM6bW1sPVwiaHR0cDovL3d3dy53My5vcmcvMTk5OC9NYXRoL01hdGhNTFwiPjxtbWw6bXN1Yj48bW1sOm1pPs+BPC9tbWw6bWk+IDxtbWw6bWk+ZzwvbW1sOm1pPjwvbW1sOm1zdWI+IDwvbW1sOm1hdGg+ICwgd2UgY2FuIHVzZSB0aGlzIHJhdGlvIHRvIGVzdGltYXRlIDxtbWw6bWF0aCB4bWxuczptbWw9XCJodHRwOi8vd3d3LnczLm9yZy8xOTk4L01hdGgvTWF0aE1MXCI+PG1tbDptc3ViPjxtbWw6bWk+z4E8L21tbDptaT4gPG1tbDptaT5iPC9tbWw6bWk+PC9tbWw6bXN1Yj4gPC9tbWw6bWF0aD4gLiBPdXIgZXN0aW1hdGVzIG9mIDxtbWw6bWF0aCB4bWxuczptbWw9XCJodHRwOi8vd3d3LnczLm9yZy8xOTk4L01hdGgvTWF0aE1MXCI+PG1tbDptc3ViPjxtbWw6bWk+z4E8L21tbDptaT4gPG1tbDptaT5iPC9tbWw6bWk+PC9tbWw6bXN1Yj4gPC9tbWw6bWF0aD4gd2VyZSBlcXVhbCB0byAwLjU1ICggU0XigIk94oCJMC4xNCkgYmV0d2VlbiBFdXJvcGVhbnMgYW5kIEVhc3QgQXNpYW5zIGF2ZXJhZ2VkIGFjcm9zcyBuaW5lIHRyYWl0cyBpbiB0aGUgR2VuZXRpYyBFcGlkZW1pb2xvZ3kgUmVzZWFyY2ggb24gQWR1bHQgSGVhbHRoIGFuZCBBZ2luZyBkYXRhIHNldCwgMC41NCAoIFNF4oCJPeKAiTAuMTgpIGJldHdlZW4gRXVyb3BlYW5zIGFuZCBTb3V0aCBBc2lhbnMgYXZlcmFnZWQgYWNyb3NzIDEzIHRyYWl0cyBpbiB0aGUgVUsgQmlvYmFuayBkYXRhIHNldCwgYW5kIDAuNDggKCBTReKAiT3igIkwLjA2KSBhbmQgMC42NSAoIFNF4oCJPeKAiTAuMDkpIGJldHdlZW4gRXVyb3BlYW5zIGFuZCBFYXN0IEFzaWFucyBpbiBzdW1tYXJ5IHN0YXRpc3RpYyBkYXRhIHNldHMgZm9yIHR5cGUgMiBkaWFiZXRlcyBhbmQgcmhldW1hdG9pZCBhcnRocml0aXMsIHJlc3BlY3RpdmVseS4gVGhlc2UgcmVzdWx0cyBpbXBsaWNhdGUgc3Vic3RhbnRpYWxseSBkaWZmZXJlbnQgY2F1c2FsIGdlbmV0aWMgYXJjaGl0ZWN0dXJlcyBhY3Jvc3MgY29udGluZW50YWwgcG9wdWxhdGlvbnMuIiwiaXNzdWUiOiIyIiwidm9sdW1lIjoiNDMiLCJleHBhbmRlZEpvdXJuYWxUaXRsZSI6IkdlbmV0aWMgZXBpZGVtaW9sb2d5IiwiY29udGFpbmVyLXRpdGxlLXNob3J0IjoiR2VuZXQgRXBpZGVtaW9sIn0sImlzVGVtcG9yYXJ5IjpmYWxzZX0seyJpZCI6IjIzZjBmOTY0LThiODItMzJlZC1hODA0LTM2MmYzNTk1OGM2ZSIsIml0ZW1EYXRhIjp7InR5cGUiOiJhcnRpY2xlLWpvdXJuYWwiLCJpZCI6IjIzZjBmOTY0LThiODItMzJlZC1hODA0LTM2MmYzNTk1OGM2ZSIsInRpdGxlIjoiRXN0aW1hdGlvbiBvZiBHZW5ldGljIENvcnJlbGF0aW9uIHZpYSBMaW5rYWdlIERpc2VxdWlsaWJyaXVtIFNjb3JlIFJlZ3Jlc3Npb24gYW5kIEdlbm9taWMgUmVzdHJpY3RlZCBNYXhpbXVtIExpa2VsaWhvb2QuIiwiYXV0aG9yIjpbeyJmYW1pbHkiOiJOaSIsImdpdmVuIjoiR3VpeWFuIiwicGFyc2UtbmFtZXMiOmZhbHNlLCJkcm9wcGluZy1wYXJ0aWNsZSI6IiIsIm5vbi1kcm9wcGluZy1wYXJ0aWNsZSI6IiJ9LHsiZmFtaWx5IjoiTW9zZXIiLCJnaXZlbiI6IkdlcmhhcmQiLCJwYXJzZS1uYW1lcyI6ZmFsc2UsImRyb3BwaW5nLXBhcnRpY2xlIjoiIiwibm9uLWRyb3BwaW5nLXBhcnRpY2xlIjoiIn0seyJmYW1pbHkiOiJTY2hpem9waHJlbmlhIFdvcmtpbmcgR3JvdXAgb2YgdGhlIFBzeWNoaWF0cmljIEdlbm9taWNzIENvbnNvcnRpdW0iLCJnaXZlbiI6IiIsInBhcnNlLW5hbWVzIjpmYWxzZSwiZHJvcHBpbmctcGFydGljbGUiOiIiLCJub24tZHJvcHBpbmctcGFydGljbGUiOiIifSx7ImZhbWlseSI6IldyYXkiLCJnaXZlbiI6Ik5hb21pIFIiLCJwYXJzZS1uYW1lcyI6ZmFsc2UsImRyb3BwaW5nLXBhcnRpY2xlIjoiIiwibm9uLWRyb3BwaW5nLXBhcnRpY2xlIjoiIn0seyJmYW1pbHkiOiJMZWUiLCJnaXZlbiI6IlMgSG9uZyIsInBhcnNlLW5hbWVzIjpmYWxzZSwiZHJvcHBpbmctcGFydGljbGUiOiIiLCJub24tZHJvcHBpbmctcGFydGljbGUiOiIifV0sImNvbnRhaW5lci10aXRsZSI6IkFtZXJpY2FuIGpvdXJuYWwgb2YgaHVtYW4gZ2VuZXRpY3MiLCJET0kiOiIxMC4xMDE2L2ouYWpoZy4yMDE4LjAzLjAyMSIsIklTU04iOiIxNTM3LTY2MDUiLCJQTUlEIjoiMjk3NTQ3NjYiLCJpc3N1ZWQiOnsiZGF0ZS1wYXJ0cyI6W1syMDE4XV19LCJwYWdlIjoiMTE4NS0xMTk0IiwiYWJzdHJhY3QiOiJHZW5ldGljIGNvcnJlbGF0aW9uIGlzIGEga2V5IHBvcHVsYXRpb24gcGFyYW1ldGVyIHRoYXQgZGVzY3JpYmVzIHRoZSBzaGFyZWQgZ2VuZXRpYyBhcmNoaXRlY3R1cmUgb2YgY29tcGxleCB0cmFpdHMgYW5kIGRpc2Vhc2VzLiBJdCBjYW4gYmXCoGVzdGltYXRlZCBieSBjdXJyZW50IHN0YXRlLW9mLWFydCBtZXRob2RzLCBpLmUuLCBsaW5rYWdlIGRpc2VxdWlsaWJyaXVtIHNjb3JlIHJlZ3Jlc3Npb24gKExEU0MpIGFuZCBnZW5vbWljIHJlc3RyaWN0ZWQgbWF4aW11bSBsaWtlbGlob29kIChHUkVNTCkuIFRoZSBtYXNzaXZlbHkgcmVkdWNlZCBjb21wdXRpbmcgYnVyZGVuIG9mIExEU0MgY29tcGFyZWQgdG8gR1JFTUwgbWFrZXMgaXQgYW4gYXR0cmFjdGl2ZSB0b29sLCBhbHRob3VnaCB0aGUgYWNjdXJhY3kgKGkuZS4sIG1hZ25pdHVkZSBvZiBzdGFuZGFyZCBlcnJvcnMpIG9mIExEU0MgZXN0aW1hdGVzIGhhcyBub3QgYmVlbiB0aG9yb3VnaGx5IHN0dWRpZWQuIEluIHNpbXVsYXRpb24sIHdlIHNob3cgdGhhdCB0aGUgYWNjdXJhY3kgb2YgR1JFTUwgaXMgZ2VuZXJhbGx5IGhpZ2hlciB0aGFuIHRoYXQgb2YgTERTQy4gV2hlbiB0aGVyZSBpcyBnZW5ldGljIGhldGVyb2dlbmVpdHkgYmV0d2VlbiB0aGUgYWN0dWFsIHNhbXBsZSBhbmQgcmVmZXJlbmNlIGRhdGEgZnJvbSB3aGljaCBMRCBzY29yZXMgYXJlIGVzdGltYXRlZCwgdGhlIGFjY3VyYWN5IG9mIExEU0MgZGVjcmVhc2VzIGZ1cnRoZXIuIEluIHJlYWwgZGF0YSBhbmFseXNlcyBlc3RpbWF0aW5nIHRoZSBnZW5ldGljIGNvcnJlbGF0aW9uIGJldHdlZW4gc2NoaXpvcGhyZW5pYSAoU0NaKSBhbmQgYm9keSBtYXNzIGluZGV4LCB3ZSBzaG93IHRoYXQgR1JFTUwgZXN0aW1hdGVzIGJhc2VkIG9uIOKIvDE1MCwwMDAgaW5kaXZpZHVhbHMgZ2l2ZSBhIGhpZ2hlciBhY2N1cmFjeSB0aGFuIExEU0MgZXN0aW1hdGVzIGJhc2VkIG9uIOKIvDQwMCwwMDAgaW5kaXZpZHVhbHMgKGZyb20gY29tYmluZWQgbWV0YS1kYXRhKS4gQSBHUkVNTCBnZW5vbWljIHBhcnRpdGlvbmluZyBhbmFseXNpcyByZXZlYWxzIHRoYXQgdGhlIGdlbmV0aWMgY29ycmVsYXRpb24gYmV0d2VlbiBTQ1ogYW5kIGhlaWdodCBpcyBzaWduaWZpY2FudGx5IG5lZ2F0aXZlIGZvciByZWd1bGF0b3J5IHJlZ2lvbnMsIHdoaWNoIHdob2xlIGdlbm9tZSBvciBMRFNDIGFwcHJvYWNoIGhhcyBsZXNzIHBvd2VyIHRvIGRldGVjdC4gV2UgY29uY2x1ZGUgdGhhdCBMRFNDIGVzdGltYXRlcyBzaG91bGQgYmUgY2FyZWZ1bGx5IGludGVycHJldGVkIGFzIHRoZXJlIGNhbiBiZSB1bmNlcnRhaW50eSBhYm91dCBob21vZ2VuZWl0eSBhbW9uZyBjb21iaW5lZCBtZXRhLWRhdGFzZXRzLiBXZSBzdWdnZXN0IHRoYXQgYW55IGludGVyZXN0aW5nIGZpbmRpbmdzIGZyb20gbWFzc2l2ZSBMRFNDIGFuYWx5c2lzIGZvciBhIGxhcmdlIG51bWJlciBvZiBjb21wbGV4IHRyYWl0cyBzaG91bGQgYmUgZm9sbG93ZWQgdXAsIHdoZXJlIHBvc3NpYmxlLCB3aXRoIG1vcmUgZGV0YWlsZWQgYW5hbHlzZXMgd2l0aCBHUkVNTCBtZXRob2RzLCBldmVuIGlmIHNhbXBsZSBzaXplcyBhcmUgbGVzc2VyLiIsImlzc3VlIjoiNiIsInZvbHVtZSI6IjEwMiIsImV4cGFuZGVkSm91cm5hbFRpdGxlIjoiQW1lcmljYW4gam91cm5hbCBvZiBodW1hbiBnZW5ldGljcyIsImNvbnRhaW5lci10aXRsZS1zaG9ydCI6IkFtIEogSHVtIEdlbmV0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XX0="/>
          <w:id w:val="-1380785727"/>
          <w:placeholder>
            <w:docPart w:val="DefaultPlaceholder_-1854013440"/>
          </w:placeholder>
        </w:sdtPr>
        <w:sdtEndPr/>
        <w:sdtContent>
          <w:r w:rsidR="00DD51E7" w:rsidRPr="00DD51E7">
            <w:rPr>
              <w:rFonts w:ascii="Arial" w:hAnsi="Arial" w:cs="Arial"/>
              <w:color w:val="000000"/>
              <w:sz w:val="22"/>
              <w:szCs w:val="22"/>
            </w:rPr>
            <w:t>(Brown et al., 2016; B. Bulik-Sullivan et al., 2015; Galinsky et al., 2019; Ni et al., 2018; Shi et al., 2017)</w:t>
          </w:r>
        </w:sdtContent>
      </w:sdt>
      <w:r w:rsidRPr="002C24E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w:t>
      </w:r>
      <w:r w:rsidR="00376063">
        <w:rPr>
          <w:rFonts w:ascii="Arial" w:hAnsi="Arial" w:cs="Arial"/>
          <w:color w:val="222222"/>
          <w:sz w:val="22"/>
          <w:szCs w:val="22"/>
        </w:rPr>
        <w:t xml:space="preserve"> </w:t>
      </w:r>
      <w:r w:rsidR="00376063" w:rsidRPr="00376063">
        <w:rPr>
          <w:rFonts w:ascii="Arial" w:hAnsi="Arial" w:cs="Arial"/>
          <w:color w:val="222222"/>
          <w:sz w:val="22"/>
          <w:szCs w:val="22"/>
        </w:rPr>
        <w:t xml:space="preserve">We find evidence that modulators of the size of effects, or amplifiers, are shared among environmental and polygenic effects, and that together, such amplification effects explain phenotypic sexual dimorphism. Finally, we develop a novel test for sexually-antagonistic polygenic selection, which connects </w:t>
      </w:r>
      <w:proofErr w:type="spellStart"/>
      <w:r w:rsidR="00376063" w:rsidRPr="00376063">
        <w:rPr>
          <w:rFonts w:ascii="Arial" w:hAnsi="Arial" w:cs="Arial"/>
          <w:color w:val="222222"/>
          <w:sz w:val="22"/>
          <w:szCs w:val="22"/>
        </w:rPr>
        <w:t>GxS</w:t>
      </w:r>
      <w:r w:rsidR="00376063">
        <w:rPr>
          <w:rFonts w:ascii="Arial" w:hAnsi="Arial" w:cs="Arial"/>
          <w:color w:val="222222"/>
          <w:sz w:val="22"/>
          <w:szCs w:val="22"/>
        </w:rPr>
        <w:t>ex</w:t>
      </w:r>
      <w:proofErr w:type="spellEnd"/>
      <w:r w:rsidR="00376063" w:rsidRPr="00376063">
        <w:rPr>
          <w:rFonts w:ascii="Arial" w:hAnsi="Arial" w:cs="Arial"/>
          <w:color w:val="222222"/>
          <w:sz w:val="22"/>
          <w:szCs w:val="22"/>
        </w:rPr>
        <w:t xml:space="preserve"> signals—including amplification—to signals of contemporary viability selection, and find evidence of sexually-antagonistic selection on variation associated with body-mass traits.</w:t>
      </w:r>
    </w:p>
    <w:p w14:paraId="0DD9E53B" w14:textId="77777777" w:rsidR="00F97BCB" w:rsidRPr="002C24E7" w:rsidRDefault="00F97BCB" w:rsidP="002C24E7">
      <w:pPr>
        <w:spacing w:after="240" w:line="360" w:lineRule="auto"/>
        <w:rPr>
          <w:rFonts w:ascii="Arial" w:hAnsi="Arial" w:cs="Arial"/>
          <w:sz w:val="20"/>
          <w:szCs w:val="20"/>
        </w:rPr>
      </w:pPr>
    </w:p>
    <w:p w14:paraId="7B3BB829" w14:textId="77777777" w:rsidR="00F97BCB" w:rsidRPr="002C24E7" w:rsidRDefault="00F97BCB" w:rsidP="009F6706">
      <w:pPr>
        <w:pStyle w:val="Heading1"/>
        <w:rPr>
          <w:sz w:val="22"/>
          <w:szCs w:val="22"/>
        </w:rPr>
      </w:pPr>
      <w:r w:rsidRPr="002C24E7">
        <w:t>Results</w:t>
      </w:r>
    </w:p>
    <w:p w14:paraId="3D14F1C8" w14:textId="77777777" w:rsidR="00F97BCB" w:rsidRPr="002C24E7" w:rsidRDefault="00F97BCB" w:rsidP="002C24E7">
      <w:pPr>
        <w:spacing w:line="360" w:lineRule="auto"/>
        <w:rPr>
          <w:rFonts w:ascii="Arial" w:hAnsi="Arial" w:cs="Arial"/>
          <w:sz w:val="20"/>
          <w:szCs w:val="20"/>
        </w:rPr>
      </w:pPr>
    </w:p>
    <w:p w14:paraId="678C6D48" w14:textId="77777777" w:rsidR="00F97BCB" w:rsidRPr="002C24E7" w:rsidRDefault="00F97BCB" w:rsidP="00726D3C">
      <w:pPr>
        <w:pStyle w:val="Heading2"/>
      </w:pPr>
      <w:r w:rsidRPr="002C24E7">
        <w:t>The limited scope of single-locus analysis</w:t>
      </w:r>
    </w:p>
    <w:p w14:paraId="11494504" w14:textId="77777777" w:rsidR="00F97BCB" w:rsidRPr="002C24E7" w:rsidRDefault="00F97BCB" w:rsidP="002C24E7">
      <w:pPr>
        <w:spacing w:line="360" w:lineRule="auto"/>
        <w:rPr>
          <w:rFonts w:ascii="Arial" w:hAnsi="Arial" w:cs="Arial"/>
          <w:sz w:val="20"/>
          <w:szCs w:val="20"/>
        </w:rPr>
      </w:pPr>
    </w:p>
    <w:p w14:paraId="42E9667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We conducted sex-stratified GWASs for 27 continuous traits using a sample of ~150K biological males and ~150K biological females in the UKBB. We chose to analyze traits with SNP heritabilities over 0.075 in the combined sample of both males and females, to allow for high statistical power.</w:t>
      </w:r>
    </w:p>
    <w:p w14:paraId="0F0CF665" w14:textId="6867B0B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w:t>
      </w:r>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35156738"/>
          <w:placeholder>
            <w:docPart w:val="DefaultPlaceholder_-1854013440"/>
          </w:placeholder>
        </w:sdtPr>
        <w:sdtEndPr/>
        <w:sdtContent>
          <w:r w:rsidR="00DD51E7" w:rsidRPr="00DD51E7">
            <w:rPr>
              <w:rFonts w:ascii="Arial" w:hAnsi="Arial" w:cs="Arial"/>
              <w:iCs/>
              <w:color w:val="000000"/>
              <w:sz w:val="22"/>
              <w:szCs w:val="22"/>
            </w:rPr>
            <w:t>(McLaren et al., 2016)</w:t>
          </w:r>
        </w:sdtContent>
      </w:sdt>
      <w:r w:rsidR="00AA6D5C">
        <w:rPr>
          <w:rFonts w:ascii="Arial" w:hAnsi="Arial" w:cs="Arial"/>
          <w:iCs/>
          <w:color w:val="000000"/>
          <w:sz w:val="22"/>
          <w:szCs w:val="22"/>
        </w:rPr>
        <w:t xml:space="preserve"> (REFX </w:t>
      </w:r>
      <w:r w:rsidR="00CA421A" w:rsidRPr="00CA421A">
        <w:rPr>
          <w:rFonts w:ascii="Arial" w:hAnsi="Arial" w:cs="Arial"/>
          <w:b/>
          <w:bCs/>
          <w:iCs/>
          <w:color w:val="000000"/>
          <w:sz w:val="22"/>
          <w:szCs w:val="22"/>
        </w:rPr>
        <w:t>Methods</w:t>
      </w:r>
      <w:r w:rsidR="00AA6D5C">
        <w:rPr>
          <w:rFonts w:ascii="Arial" w:hAnsi="Arial" w:cs="Arial"/>
          <w:iCs/>
          <w:color w:val="000000"/>
          <w:sz w:val="22"/>
          <w:szCs w:val="22"/>
        </w:rPr>
        <w:t>)</w:t>
      </w:r>
      <w:r w:rsidRPr="002C24E7">
        <w:rPr>
          <w:rFonts w:ascii="Arial" w:hAnsi="Arial" w:cs="Arial"/>
          <w:color w:val="000000"/>
          <w:sz w:val="22"/>
          <w:szCs w:val="22"/>
        </w:rPr>
        <w:t xml:space="preserve">. Among the 27 traits, we observed substantial differences in the associated genes 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(whether or not it was adjusted for BMI;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DefaultPlaceholder_-1854013440"/>
          </w:placeholder>
        </w:sdtPr>
        <w:sdtEndPr/>
        <w:sdtContent>
          <w:r w:rsidR="00DD51E7" w:rsidRPr="00DD51E7">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 xml:space="preserve">For example, in females, CYP3A7 partakes in the hydroxylation of testosterone, resulting in its inactivation. In males, FKBP4 plays a role in the downstream signaling of testosterone on the hypothalamus (REFX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2C24E7">
      <w:pPr>
        <w:spacing w:after="240" w:line="360" w:lineRule="auto"/>
        <w:rPr>
          <w:rFonts w:ascii="Arial" w:hAnsi="Arial" w:cs="Arial"/>
          <w:sz w:val="20"/>
          <w:szCs w:val="20"/>
        </w:rPr>
      </w:pPr>
      <w:r w:rsidRPr="002C24E7">
        <w:rPr>
          <w:rFonts w:ascii="Arial" w:hAnsi="Arial" w:cs="Arial"/>
          <w:sz w:val="20"/>
          <w:szCs w:val="20"/>
        </w:rPr>
        <w:br/>
      </w:r>
    </w:p>
    <w:p w14:paraId="0143B85E" w14:textId="72154182"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0538C2BB" wp14:editId="4A6A1435">
            <wp:extent cx="5530291" cy="753173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561" cy="7536183"/>
                    </a:xfrm>
                    <a:prstGeom prst="rect">
                      <a:avLst/>
                    </a:prstGeom>
                    <a:noFill/>
                    <a:ln>
                      <a:noFill/>
                    </a:ln>
                  </pic:spPr>
                </pic:pic>
              </a:graphicData>
            </a:graphic>
          </wp:inline>
        </w:drawing>
      </w:r>
    </w:p>
    <w:p w14:paraId="1E04A838" w14:textId="77777777" w:rsidR="00F97BCB" w:rsidRPr="002C24E7" w:rsidRDefault="00F97BCB" w:rsidP="002C24E7">
      <w:pPr>
        <w:spacing w:line="360" w:lineRule="auto"/>
        <w:rPr>
          <w:rFonts w:ascii="Arial" w:hAnsi="Arial" w:cs="Arial"/>
          <w:sz w:val="20"/>
          <w:szCs w:val="20"/>
        </w:rPr>
      </w:pPr>
    </w:p>
    <w:p w14:paraId="33B63D6B" w14:textId="0F40C5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Our analysis of the polygenic covariance between males and females is based on sex-stratified GWAS. Shown for illustration, is a “Miami plot” for testosterone. Highly associated SNPs were annotated by obtaining the gene with the closest transcription start site less than 5000 bp away.  </w:t>
      </w:r>
      <w:r w:rsidRPr="002C24E7">
        <w:rPr>
          <w:rFonts w:ascii="Arial" w:hAnsi="Arial" w:cs="Arial"/>
          <w:b/>
          <w:bCs/>
          <w:color w:val="000000"/>
          <w:sz w:val="20"/>
          <w:szCs w:val="20"/>
        </w:rPr>
        <w:t>(B)</w:t>
      </w:r>
      <w:r w:rsidRPr="002C24E7">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effects—see examples in red frames. Each box shows the weight (</w:t>
      </w:r>
      <w:r w:rsidR="008D6094">
        <w:rPr>
          <w:rFonts w:ascii="Arial" w:hAnsi="Arial" w:cs="Arial"/>
          <w:color w:val="000000"/>
          <w:sz w:val="22"/>
          <w:szCs w:val="22"/>
        </w:rPr>
        <w:t xml:space="preserve">± </w:t>
      </w:r>
      <w:r w:rsidRPr="002C24E7">
        <w:rPr>
          <w:rFonts w:ascii="Arial" w:hAnsi="Arial" w:cs="Arial"/>
          <w:color w:val="000000"/>
          <w:sz w:val="20"/>
          <w:szCs w:val="20"/>
        </w:rPr>
        <w:t xml:space="preserve">SE) we infer for one hypothesis matrix, corresponding to the probability that a variant’s effects </w:t>
      </w:r>
      <w:r w:rsidR="002C24E7" w:rsidRPr="002C24E7">
        <w:rPr>
          <w:rFonts w:ascii="Arial" w:hAnsi="Arial" w:cs="Arial"/>
          <w:color w:val="000000"/>
          <w:sz w:val="20"/>
          <w:szCs w:val="20"/>
        </w:rPr>
        <w:t>adhere to</w:t>
      </w:r>
      <w:r w:rsidRPr="002C24E7">
        <w:rPr>
          <w:rFonts w:ascii="Arial" w:hAnsi="Arial" w:cs="Arial"/>
          <w:color w:val="000000"/>
          <w:sz w:val="20"/>
          <w:szCs w:val="20"/>
        </w:rPr>
        <w:t xml:space="preserve"> that covariance relationship. The boxes are shown along axes indicating the relative magnitude (amplification) and correlation between males and females, which together fully specify the covariance relationship.  </w:t>
      </w:r>
      <w:r w:rsidRPr="002C24E7">
        <w:rPr>
          <w:rFonts w:ascii="Arial" w:hAnsi="Arial" w:cs="Arial"/>
          <w:b/>
          <w:bCs/>
          <w:color w:val="000000"/>
          <w:sz w:val="20"/>
          <w:szCs w:val="20"/>
        </w:rPr>
        <w:t>(C)</w:t>
      </w:r>
      <w:r w:rsidRPr="002C24E7">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female effects, 5.1%, divided by the total weight on matrices with nonzero effects, 32%. </w:t>
      </w:r>
    </w:p>
    <w:p w14:paraId="715F0560" w14:textId="77777777" w:rsidR="00F97BCB" w:rsidRPr="002C24E7" w:rsidRDefault="00F97BCB" w:rsidP="002C24E7">
      <w:pPr>
        <w:spacing w:line="360" w:lineRule="auto"/>
        <w:rPr>
          <w:rFonts w:ascii="Arial" w:hAnsi="Arial" w:cs="Arial"/>
          <w:sz w:val="20"/>
          <w:szCs w:val="20"/>
        </w:rPr>
      </w:pPr>
    </w:p>
    <w:p w14:paraId="655E31B7" w14:textId="1E2C7B1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Lumish</w:t>
          </w:r>
          <w:proofErr w:type="spellEnd"/>
          <w:r w:rsidR="00DD51E7" w:rsidRPr="00DD51E7">
            <w:rPr>
              <w:rFonts w:ascii="Arial" w:hAnsi="Arial" w:cs="Arial"/>
              <w:color w:val="000000"/>
              <w:sz w:val="22"/>
              <w:szCs w:val="22"/>
            </w:rPr>
            <w:t xml:space="preserve"> et al., 2020)</w:t>
          </w:r>
        </w:sdtContent>
      </w:sdt>
      <w:r w:rsidR="00F15203">
        <w:rPr>
          <w:rFonts w:ascii="Arial" w:hAnsi="Arial" w:cs="Arial"/>
          <w:color w:val="000000"/>
          <w:sz w:val="22"/>
          <w:szCs w:val="22"/>
        </w:rPr>
        <w:t xml:space="preserve">. </w:t>
      </w:r>
      <w:r w:rsidRPr="002C24E7">
        <w:rPr>
          <w:rFonts w:ascii="Arial" w:hAnsi="Arial" w:cs="Arial"/>
          <w:color w:val="000000"/>
          <w:sz w:val="22"/>
          <w:szCs w:val="22"/>
        </w:rPr>
        <w:t xml:space="preserve">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DefaultPlaceholder_-1854013440"/>
          </w:placeholder>
        </w:sdtPr>
        <w:sdtEndPr/>
        <w:sdtContent>
          <w:r w:rsidR="00DD51E7" w:rsidRPr="00DD51E7">
            <w:rPr>
              <w:rFonts w:ascii="Arial" w:hAnsi="Arial" w:cs="Arial"/>
              <w:color w:val="000000"/>
              <w:sz w:val="22"/>
              <w:szCs w:val="22"/>
            </w:rPr>
            <w:t>(Bernabeu et al., 2021; Flynn et al., 2021; Sinnott-Armstrong et al., 2021)</w:t>
          </w:r>
        </w:sdtContent>
      </w:sdt>
      <w:r w:rsidRPr="002C24E7">
        <w:rPr>
          <w:rFonts w:ascii="Arial" w:hAnsi="Arial" w:cs="Arial"/>
          <w:color w:val="000000"/>
          <w:sz w:val="22"/>
          <w:szCs w:val="22"/>
        </w:rPr>
        <w:t xml:space="preserve">,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DefaultPlaceholder_-1854013440"/>
          </w:placeholder>
        </w:sdtPr>
        <w:sdtEndPr/>
        <w:sdtContent>
          <w:r w:rsidR="00DD51E7" w:rsidRPr="00DD51E7">
            <w:rPr>
              <w:rFonts w:ascii="Arial" w:hAnsi="Arial" w:cs="Arial"/>
              <w:color w:val="000000"/>
              <w:sz w:val="22"/>
              <w:szCs w:val="22"/>
            </w:rPr>
            <w:t>(Bernabeu et al., 2021)</w:t>
          </w:r>
        </w:sdtContent>
      </w:sdt>
      <w:r w:rsidRPr="002C24E7">
        <w:rPr>
          <w:rFonts w:ascii="Arial" w:hAnsi="Arial" w:cs="Arial"/>
          <w:color w:val="000000"/>
          <w:sz w:val="22"/>
          <w:szCs w:val="22"/>
        </w:rPr>
        <w:t xml:space="preserve"> examining top SNPs between males and females have found relatively low numbers of unique loci (&lt;20) in the 84 continuous traits they studied apart from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Considering recent evidence on the vast polygenicity of additive effects on complex traits </w:t>
      </w:r>
      <w:sdt>
        <w:sdtPr>
          <w:rPr>
            <w:rFonts w:ascii="Arial" w:hAnsi="Arial" w:cs="Arial"/>
            <w:color w:val="000000"/>
            <w:sz w:val="20"/>
            <w:szCs w:val="20"/>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DefaultPlaceholder_-1854013440"/>
          </w:placeholder>
        </w:sdtPr>
        <w:sdtEndPr/>
        <w:sdtContent>
          <w:r w:rsidR="00DD51E7">
            <w:t>(Boyle et al., 2017; Sella &amp; Barton, 2019; Shi et al., 2016)</w:t>
          </w:r>
        </w:sdtContent>
      </w:sdt>
      <w:r w:rsidR="00275E01">
        <w:rPr>
          <w:rFonts w:ascii="Arial" w:hAnsi="Arial" w:cs="Arial"/>
          <w:color w:val="000000"/>
          <w:sz w:val="22"/>
          <w:szCs w:val="22"/>
        </w:rPr>
        <w:t xml:space="preserve">, </w:t>
      </w:r>
      <w:r w:rsidRPr="002C24E7">
        <w:rPr>
          <w:rFonts w:ascii="Arial" w:hAnsi="Arial" w:cs="Arial"/>
          <w:color w:val="000000"/>
          <w:sz w:val="22"/>
          <w:szCs w:val="22"/>
        </w:rPr>
        <w:t xml:space="preserve">it stands to reason that a look beyond lead associations, through a polygenic prism, can aid in the characterization of non-additive effects (such as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as well. </w:t>
      </w:r>
    </w:p>
    <w:p w14:paraId="69A6290C" w14:textId="77777777" w:rsidR="00F97BCB" w:rsidRPr="002C24E7" w:rsidRDefault="00F97BCB" w:rsidP="002C24E7">
      <w:pPr>
        <w:spacing w:line="360" w:lineRule="auto"/>
        <w:rPr>
          <w:rFonts w:ascii="Arial" w:hAnsi="Arial" w:cs="Arial"/>
          <w:sz w:val="20"/>
          <w:szCs w:val="20"/>
        </w:rPr>
      </w:pPr>
    </w:p>
    <w:p w14:paraId="26819CF5" w14:textId="0C9ECB64" w:rsidR="00F97BCB" w:rsidRPr="002C24E7" w:rsidRDefault="00F97BCB" w:rsidP="004429DC">
      <w:pPr>
        <w:pStyle w:val="Heading2"/>
      </w:pPr>
      <w:r w:rsidRPr="002C24E7">
        <w:t xml:space="preserve">The limited scope of </w:t>
      </w:r>
      <w:r w:rsidR="001B5ED6" w:rsidRPr="002C24E7">
        <w:t>analyzing</w:t>
      </w:r>
      <w:r w:rsidRPr="002C24E7">
        <w:t xml:space="preserve"> </w:t>
      </w:r>
      <w:proofErr w:type="spellStart"/>
      <w:r w:rsidRPr="002C24E7">
        <w:t>GxSex</w:t>
      </w:r>
      <w:proofErr w:type="spellEnd"/>
      <w:r w:rsidRPr="002C24E7">
        <w:t xml:space="preserve"> via heritability differences and genetic correlations</w:t>
      </w:r>
    </w:p>
    <w:p w14:paraId="556F368C" w14:textId="7EEE9532" w:rsidR="00F97BCB" w:rsidRPr="0016602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first, employing </w:t>
      </w:r>
      <w:r w:rsidR="002C24E7" w:rsidRPr="002C24E7">
        <w:rPr>
          <w:rFonts w:ascii="Arial" w:hAnsi="Arial" w:cs="Arial"/>
          <w:color w:val="000000"/>
          <w:sz w:val="22"/>
          <w:szCs w:val="22"/>
        </w:rPr>
        <w:t>commonly used</w:t>
      </w:r>
      <w:r w:rsidRPr="002C24E7">
        <w:rPr>
          <w:rFonts w:ascii="Arial" w:hAnsi="Arial" w:cs="Arial"/>
          <w:color w:val="000000"/>
          <w:sz w:val="22"/>
          <w:szCs w:val="22"/>
        </w:rPr>
        <w:t xml:space="preserve"> approaches. We used LD Score Regression</w:t>
      </w:r>
      <w:r w:rsidR="00A916D8">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XX0="/>
          <w:id w:val="1129592238"/>
          <w:placeholder>
            <w:docPart w:val="DefaultPlaceholder_-1854013440"/>
          </w:placeholder>
        </w:sdtPr>
        <w:sdtEndPr/>
        <w:sdtContent>
          <w:r w:rsidR="00DD51E7" w:rsidRPr="00DD51E7">
            <w:rPr>
              <w:rFonts w:ascii="Arial" w:hAnsi="Arial" w:cs="Arial"/>
              <w:color w:val="000000"/>
              <w:sz w:val="22"/>
              <w:szCs w:val="22"/>
            </w:rPr>
            <w:t>(B. Bulik-Sullivan et al., 2015; B. K. Bulik-Sullivan et al., 2015)</w:t>
          </w:r>
        </w:sdtContent>
      </w:sdt>
      <w:r w:rsidRPr="002C24E7">
        <w:rPr>
          <w:rFonts w:ascii="Arial" w:hAnsi="Arial" w:cs="Arial"/>
          <w:color w:val="000000"/>
          <w:sz w:val="22"/>
          <w:szCs w:val="22"/>
        </w:rPr>
        <w:t xml:space="preserve"> to estimate sex-specific SNP heritabilities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and the genetic correlation between the sexes for each trait. In most traits (17/27), males and females had a genetic correlation greater </w:t>
      </w:r>
      <w:r w:rsidRPr="002C24E7">
        <w:rPr>
          <w:rFonts w:ascii="Arial" w:hAnsi="Arial" w:cs="Arial"/>
          <w:color w:val="000000"/>
          <w:sz w:val="22"/>
          <w:szCs w:val="22"/>
        </w:rPr>
        <w:lastRenderedPageBreak/>
        <w:t>than 0.9. Testosterone had the lowest genetic correlation of 0.01, which suggests very little sharing of signals between males and females. </w:t>
      </w:r>
    </w:p>
    <w:p w14:paraId="268C8701" w14:textId="60EB13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sidR="008D6094">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sidR="008D6094">
        <w:rPr>
          <w:rFonts w:ascii="Arial" w:hAnsi="Arial" w:cs="Arial"/>
          <w:color w:val="000000"/>
          <w:sz w:val="22"/>
          <w:szCs w:val="22"/>
        </w:rPr>
        <w:t>±</w:t>
      </w:r>
      <w:r w:rsidRPr="002C24E7">
        <w:rPr>
          <w:rFonts w:ascii="Arial" w:hAnsi="Arial" w:cs="Arial"/>
          <w:color w:val="000000"/>
          <w:sz w:val="22"/>
          <w:szCs w:val="22"/>
        </w:rPr>
        <w:t xml:space="preserve"> 0.012) and 0.255 (</w:t>
      </w:r>
      <w:r w:rsidR="008D6094">
        <w:rPr>
          <w:rFonts w:ascii="Arial" w:hAnsi="Arial" w:cs="Arial"/>
          <w:color w:val="000000"/>
          <w:sz w:val="22"/>
          <w:szCs w:val="22"/>
        </w:rPr>
        <w:t>±</w:t>
      </w:r>
      <w:r w:rsidRPr="002C24E7">
        <w:rPr>
          <w:rFonts w:ascii="Arial" w:hAnsi="Arial" w:cs="Arial"/>
          <w:color w:val="000000"/>
          <w:sz w:val="22"/>
          <w:szCs w:val="22"/>
        </w:rPr>
        <w:t xml:space="preserve"> 0.011), respectively. In particular,</w:t>
      </w:r>
      <w:r w:rsidR="002C24E7">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2C24E7">
      <w:pPr>
        <w:spacing w:line="360" w:lineRule="auto"/>
        <w:rPr>
          <w:rFonts w:ascii="Arial" w:hAnsi="Arial" w:cs="Arial"/>
          <w:sz w:val="20"/>
          <w:szCs w:val="20"/>
        </w:rPr>
      </w:pPr>
    </w:p>
    <w:p w14:paraId="19DFDACA" w14:textId="30B1A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drawing>
          <wp:inline distT="0" distB="0" distL="0" distR="0" wp14:anchorId="6D9344DD" wp14:editId="4B8E647B">
            <wp:extent cx="5943600" cy="28098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BD9380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0"/>
          <w:szCs w:val="20"/>
        </w:rPr>
        <w:t xml:space="preserve">Table 1. Polygenic Models of </w:t>
      </w:r>
      <w:proofErr w:type="spellStart"/>
      <w:r w:rsidRPr="002C24E7">
        <w:rPr>
          <w:rFonts w:ascii="Arial" w:hAnsi="Arial" w:cs="Arial"/>
          <w:b/>
          <w:bCs/>
          <w:color w:val="000000"/>
          <w:sz w:val="20"/>
          <w:szCs w:val="20"/>
        </w:rPr>
        <w:t>GxSex</w:t>
      </w:r>
      <w:proofErr w:type="spellEnd"/>
      <w:r w:rsidRPr="002C24E7">
        <w:rPr>
          <w:rFonts w:ascii="Arial" w:hAnsi="Arial" w:cs="Arial"/>
          <w:b/>
          <w:bCs/>
          <w:color w:val="000000"/>
          <w:sz w:val="20"/>
          <w:szCs w:val="20"/>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points to different expectations from the analysis of heritability and genetic correlations (REFX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w:p>
    <w:p w14:paraId="1747F4D6" w14:textId="77DE53F7"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3E886C5E" w14:textId="4612B85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18"/>
          <w:szCs w:val="18"/>
        </w:rPr>
        <w:t>(A)</w:t>
      </w:r>
      <w:r w:rsidRPr="002C24E7">
        <w:rPr>
          <w:rFonts w:ascii="Arial" w:hAnsi="Arial" w:cs="Arial"/>
          <w:color w:val="000000"/>
          <w:sz w:val="18"/>
          <w:szCs w:val="18"/>
        </w:rPr>
        <w:t xml:space="preserve"> The genetic correlation between the male and females are shown in descending order. </w:t>
      </w:r>
      <w:r w:rsidRPr="002C24E7">
        <w:rPr>
          <w:rFonts w:ascii="Arial" w:hAnsi="Arial" w:cs="Arial"/>
          <w:b/>
          <w:bCs/>
          <w:color w:val="000000"/>
          <w:sz w:val="18"/>
          <w:szCs w:val="18"/>
        </w:rPr>
        <w:t>(B)</w:t>
      </w:r>
      <w:r w:rsidRPr="002C24E7">
        <w:rPr>
          <w:rFonts w:ascii="Arial" w:hAnsi="Arial" w:cs="Arial"/>
          <w:color w:val="000000"/>
          <w:sz w:val="18"/>
          <w:szCs w:val="18"/>
        </w:rPr>
        <w:t xml:space="preserve"> The x-axis represents the relative heritability, i.e. </w:t>
      </w:r>
      <w:r w:rsidR="00D07570" w:rsidRPr="002C24E7">
        <w:rPr>
          <w:rFonts w:ascii="Arial" w:hAnsi="Arial" w:cs="Arial"/>
          <w:color w:val="000000"/>
          <w:sz w:val="18"/>
          <w:szCs w:val="18"/>
        </w:rPr>
        <w:t>the heritability</w:t>
      </w:r>
      <w:r w:rsidRPr="002C24E7">
        <w:rPr>
          <w:rFonts w:ascii="Arial" w:hAnsi="Arial" w:cs="Arial"/>
          <w:color w:val="000000"/>
          <w:sz w:val="18"/>
          <w:szCs w:val="18"/>
        </w:rPr>
        <w:t xml:space="preserve"> divided by the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2C24E7">
      <w:pPr>
        <w:spacing w:line="360" w:lineRule="auto"/>
        <w:rPr>
          <w:rFonts w:ascii="Arial" w:hAnsi="Arial" w:cs="Arial"/>
          <w:sz w:val="20"/>
          <w:szCs w:val="20"/>
        </w:rPr>
      </w:pPr>
    </w:p>
    <w:p w14:paraId="54F2E140" w14:textId="423CD5A8"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In addition, we noticed a trend in which as correlation decreased, the difference between the heritabilities of each sex relative to the both-sex heritability tended to increase (Pearson</w:t>
      </w:r>
      <w:r w:rsidR="006571F5">
        <w:rPr>
          <w:rFonts w:ascii="Arial" w:hAnsi="Arial" w:cs="Arial"/>
          <w:color w:val="000000"/>
          <w:sz w:val="22"/>
          <w:szCs w:val="22"/>
        </w:rPr>
        <w:t xml:space="preserve"> r</w:t>
      </w:r>
      <w:r w:rsidR="005113EA">
        <w:rPr>
          <w:rFonts w:ascii="Arial" w:hAnsi="Arial" w:cs="Arial"/>
          <w:color w:val="000000"/>
          <w:sz w:val="22"/>
          <w:szCs w:val="22"/>
        </w:rPr>
        <w:t xml:space="preserve"> </w:t>
      </w:r>
      <w:r w:rsidR="006571F5">
        <w:rPr>
          <w:rFonts w:ascii="Arial" w:hAnsi="Arial" w:cs="Arial"/>
          <w:color w:val="000000"/>
          <w:sz w:val="22"/>
          <w:szCs w:val="22"/>
        </w:rPr>
        <w:t>=</w:t>
      </w:r>
      <w:r w:rsidR="005113EA">
        <w:rPr>
          <w:rFonts w:ascii="Arial" w:hAnsi="Arial" w:cs="Arial"/>
          <w:color w:val="000000"/>
          <w:sz w:val="22"/>
          <w:szCs w:val="22"/>
        </w:rPr>
        <w:t xml:space="preserve"> </w:t>
      </w:r>
      <w:r w:rsidR="006571F5">
        <w:rPr>
          <w:rFonts w:ascii="Arial" w:hAnsi="Arial" w:cs="Arial"/>
          <w:color w:val="000000"/>
          <w:sz w:val="22"/>
          <w:szCs w:val="22"/>
        </w:rPr>
        <w:t>-0.88, p</w:t>
      </w:r>
      <w:r w:rsidR="005113EA">
        <w:rPr>
          <w:rFonts w:ascii="Arial" w:hAnsi="Arial" w:cs="Arial"/>
          <w:color w:val="000000"/>
          <w:sz w:val="22"/>
          <w:szCs w:val="22"/>
        </w:rPr>
        <w:t xml:space="preserve"> </w:t>
      </w:r>
      <w:r w:rsidR="006571F5">
        <w:rPr>
          <w:rFonts w:ascii="Arial" w:hAnsi="Arial" w:cs="Arial"/>
          <w:color w:val="000000"/>
          <w:sz w:val="22"/>
          <w:szCs w:val="22"/>
        </w:rPr>
        <w:t>=</w:t>
      </w:r>
      <w:r w:rsidR="005113EA">
        <w:rPr>
          <w:rFonts w:ascii="Arial" w:hAnsi="Arial" w:cs="Arial"/>
          <w:color w:val="000000"/>
          <w:sz w:val="22"/>
          <w:szCs w:val="22"/>
        </w:rPr>
        <w:t xml:space="preserve"> </w:t>
      </w:r>
      <w:r w:rsidR="006571F5">
        <w:rPr>
          <w:rFonts w:ascii="Arial" w:hAnsi="Arial" w:cs="Arial"/>
          <w:color w:val="000000"/>
          <w:sz w:val="22"/>
          <w:szCs w:val="22"/>
        </w:rPr>
        <w:t>10</w:t>
      </w:r>
      <w:r w:rsidR="006571F5"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REFX </w:t>
      </w:r>
      <w:r w:rsidRPr="002C24E7">
        <w:rPr>
          <w:rFonts w:ascii="Arial" w:hAnsi="Arial" w:cs="Arial"/>
          <w:b/>
          <w:bCs/>
          <w:color w:val="000000"/>
          <w:sz w:val="22"/>
          <w:szCs w:val="22"/>
        </w:rPr>
        <w:t>Fig. 2</w:t>
      </w:r>
      <w:r w:rsidRPr="002C24E7">
        <w:rPr>
          <w:rFonts w:ascii="Arial" w:hAnsi="Arial" w:cs="Arial"/>
          <w:color w:val="000000"/>
          <w:sz w:val="22"/>
          <w:szCs w:val="22"/>
        </w:rPr>
        <w:t xml:space="preserve">). However, several traits with genetic correlation above 0.9, such as diastolic blood pressure and arm fat free mass (left), also present relatively large heritability sex differences of 5.2% and 3.4%, respectively. Such discrepancies are incompatible with a model of pervasive uncorrelated genetic effects driving sex-specific genetic contributions to variation in the trait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2C24E7">
        <w:rPr>
          <w:rFonts w:ascii="Arial" w:hAnsi="Arial" w:cs="Arial"/>
          <w:color w:val="000000"/>
          <w:sz w:val="22"/>
          <w:szCs w:val="22"/>
        </w:rPr>
        <w:t xml:space="preserve"> within each sex, </w:t>
      </w:r>
    </w:p>
    <w:p w14:paraId="296B12EB" w14:textId="01174FA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4D31EB4" w14:textId="77777777" w:rsidTr="007937B8">
        <w:tc>
          <w:tcPr>
            <w:tcW w:w="8815" w:type="dxa"/>
          </w:tcPr>
          <w:p w14:paraId="1AF550DE" w14:textId="151C7DEB" w:rsidR="00D07570" w:rsidRDefault="00D07570" w:rsidP="00D07570">
            <w:pPr>
              <w:spacing w:line="360" w:lineRule="auto"/>
              <w:jc w:val="center"/>
              <w:rPr>
                <w:rFonts w:ascii="Arial" w:hAnsi="Arial"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ascii="Arial" w:eastAsiaTheme="minorEastAsia" w:hAnsi="Arial" w:cs="Arial"/>
              </w:rPr>
              <w:t>,</w:t>
            </w:r>
          </w:p>
        </w:tc>
        <w:tc>
          <w:tcPr>
            <w:tcW w:w="535" w:type="dxa"/>
          </w:tcPr>
          <w:p w14:paraId="502C0BF2" w14:textId="76FE4EA8" w:rsidR="00D07570" w:rsidRPr="008D0E34" w:rsidRDefault="00D07570" w:rsidP="00172A3A">
            <w:pPr>
              <w:spacing w:line="360" w:lineRule="auto"/>
              <w:jc w:val="right"/>
              <w:rPr>
                <w:rFonts w:ascii="Arial" w:hAnsi="Arial" w:cs="Arial"/>
              </w:rPr>
            </w:pPr>
            <w:r w:rsidRPr="008D0E34">
              <w:rPr>
                <w:rFonts w:ascii="Arial" w:hAnsi="Arial" w:cs="Arial"/>
              </w:rPr>
              <w:t>(1)</w:t>
            </w:r>
          </w:p>
        </w:tc>
      </w:tr>
    </w:tbl>
    <w:p w14:paraId="0BC177EC" w14:textId="77777777" w:rsidR="00F97BCB" w:rsidRPr="002C24E7" w:rsidRDefault="00F97BCB" w:rsidP="002C24E7">
      <w:pPr>
        <w:spacing w:line="360" w:lineRule="auto"/>
        <w:rPr>
          <w:rFonts w:ascii="Arial" w:hAnsi="Arial" w:cs="Arial"/>
          <w:sz w:val="20"/>
          <w:szCs w:val="20"/>
        </w:rPr>
      </w:pPr>
    </w:p>
    <w:p w14:paraId="18225534" w14:textId="2EFC5856"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represent the trait value, additive polygenic </w:t>
      </w:r>
      <w:r w:rsidR="006571F5" w:rsidRPr="002C24E7">
        <w:rPr>
          <w:rFonts w:ascii="Arial" w:hAnsi="Arial" w:cs="Arial"/>
          <w:color w:val="000000"/>
          <w:sz w:val="22"/>
          <w:szCs w:val="22"/>
        </w:rPr>
        <w:t>effect,</w:t>
      </w:r>
      <w:r w:rsidRPr="002C24E7">
        <w:rPr>
          <w:rFonts w:ascii="Arial" w:hAnsi="Arial" w:cs="Arial"/>
          <w:color w:val="000000"/>
          <w:sz w:val="22"/>
          <w:szCs w:val="22"/>
        </w:rPr>
        <w:t xml:space="preserve"> and environmental effect (including all non-genetic context aside from sex) in sex </w:t>
      </w:r>
      <m:oMath>
        <m:r>
          <w:rPr>
            <w:rFonts w:ascii="Cambria Math" w:hAnsi="Cambria Math" w:cs="Arial"/>
            <w:color w:val="000000"/>
            <w:sz w:val="22"/>
            <w:szCs w:val="22"/>
          </w:rPr>
          <m:t>z</m:t>
        </m:r>
      </m:oMath>
      <w:r w:rsidRPr="002C24E7">
        <w:rPr>
          <w:rFonts w:ascii="Arial" w:hAnsi="Arial" w:cs="Arial"/>
          <w:color w:val="000000"/>
          <w:sz w:val="22"/>
          <w:szCs w:val="22"/>
        </w:rPr>
        <w:t>, respectively. Under this model, the sex-specific heritability hz is</w:t>
      </w:r>
    </w:p>
    <w:p w14:paraId="3AE5E494" w14:textId="77777777" w:rsidR="00D07570" w:rsidRPr="002C24E7" w:rsidRDefault="00D07570"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9A20F37" w14:textId="77777777" w:rsidTr="007937B8">
        <w:tc>
          <w:tcPr>
            <w:tcW w:w="8815" w:type="dxa"/>
          </w:tcPr>
          <w:p w14:paraId="354A8126" w14:textId="0D8E65F5" w:rsidR="00D07570" w:rsidRDefault="00B45320" w:rsidP="007F55B5">
            <w:pPr>
              <w:spacing w:line="360" w:lineRule="auto"/>
              <w:jc w:val="center"/>
              <w:rPr>
                <w:rFonts w:ascii="Arial" w:hAnsi="Arial"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06496B32" w14:textId="6D3F7C9B" w:rsidR="00D07570" w:rsidRDefault="00D07570" w:rsidP="00172A3A">
            <w:pPr>
              <w:spacing w:line="360" w:lineRule="auto"/>
              <w:jc w:val="right"/>
              <w:rPr>
                <w:rFonts w:ascii="Arial" w:hAnsi="Arial" w:cs="Arial"/>
                <w:sz w:val="20"/>
                <w:szCs w:val="20"/>
              </w:rPr>
            </w:pPr>
            <w:r w:rsidRPr="008D0E34">
              <w:rPr>
                <w:rFonts w:ascii="Arial" w:hAnsi="Arial" w:cs="Arial"/>
              </w:rPr>
              <w:t>(2)</w:t>
            </w:r>
          </w:p>
        </w:tc>
      </w:tr>
    </w:tbl>
    <w:p w14:paraId="00D5916A" w14:textId="77777777" w:rsidR="008D0E34" w:rsidRDefault="008D0E34" w:rsidP="002C24E7">
      <w:pPr>
        <w:pStyle w:val="NormalWeb"/>
        <w:spacing w:before="0" w:beforeAutospacing="0" w:after="0" w:afterAutospacing="0" w:line="360" w:lineRule="auto"/>
        <w:jc w:val="both"/>
        <w:rPr>
          <w:rFonts w:ascii="Arial" w:hAnsi="Arial" w:cs="Arial"/>
          <w:color w:val="000000"/>
          <w:sz w:val="22"/>
          <w:szCs w:val="22"/>
        </w:rPr>
      </w:pPr>
    </w:p>
    <w:p w14:paraId="6E2614EE" w14:textId="4E25DF6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and </w:t>
      </w:r>
      <w:r w:rsidR="00172A3A" w:rsidRPr="002C24E7">
        <w:rPr>
          <w:rFonts w:ascii="Arial" w:hAnsi="Arial" w:cs="Arial"/>
          <w:color w:val="000000"/>
          <w:sz w:val="22"/>
          <w:szCs w:val="22"/>
        </w:rPr>
        <w:t>therefore,</w:t>
      </w:r>
      <w:r w:rsidRPr="002C24E7">
        <w:rPr>
          <w:rFonts w:ascii="Arial" w:hAnsi="Arial" w:cs="Arial"/>
          <w:color w:val="000000"/>
          <w:sz w:val="22"/>
          <w:szCs w:val="22"/>
        </w:rPr>
        <w:t xml:space="preserve"> sex differences in heritability may be due to sex differences in genetic variance, environmental </w:t>
      </w:r>
      <w:r w:rsidR="006571F5" w:rsidRPr="002C24E7">
        <w:rPr>
          <w:rFonts w:ascii="Arial" w:hAnsi="Arial" w:cs="Arial"/>
          <w:color w:val="000000"/>
          <w:sz w:val="22"/>
          <w:szCs w:val="22"/>
        </w:rPr>
        <w:t>variance,</w:t>
      </w:r>
      <w:r w:rsidRPr="002C24E7">
        <w:rPr>
          <w:rFonts w:ascii="Arial" w:hAnsi="Arial" w:cs="Arial"/>
          <w:color w:val="000000"/>
          <w:sz w:val="22"/>
          <w:szCs w:val="22"/>
        </w:rPr>
        <w:t xml:space="preserve"> or a combination of the two. If genetic effects are similar, differences in environmental variance alone may explain heritability differences entirely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first model). But under such a model, the heritability in the combined sample cannot be smaller than both sex-specific heritabilities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45FDF1A9" w14:textId="472947C5"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72A3A" w:rsidRPr="008D0E34" w14:paraId="462BFA99" w14:textId="77777777" w:rsidTr="007937B8">
        <w:tc>
          <w:tcPr>
            <w:tcW w:w="8815" w:type="dxa"/>
          </w:tcPr>
          <w:p w14:paraId="16ECF841" w14:textId="7D8EA6DC" w:rsidR="00172A3A" w:rsidRPr="00FC4A14" w:rsidRDefault="00FC4A14" w:rsidP="007F55B5">
            <w:pPr>
              <w:spacing w:line="360" w:lineRule="auto"/>
              <w:jc w:val="center"/>
              <w:rPr>
                <w:rFonts w:ascii="Arial" w:hAnsi="Arial" w:cs="Arial"/>
                <w:i/>
                <w:sz w:val="20"/>
                <w:szCs w:val="20"/>
              </w:rPr>
            </w:pPr>
            <m:oMathPara>
              <m:oMath>
                <m:r>
                  <w:rPr>
                    <w:rFonts w:ascii="Cambria Math" w:hAnsi="Cambria Math" w:cs="Arial"/>
                    <w:sz w:val="20"/>
                    <w:szCs w:val="20"/>
                  </w:rPr>
                  <m:t>E=</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r>
                  <w:rPr>
                    <w:rFonts w:ascii="Cambria Math" w:hAnsi="Cambria Math" w:cs="Cambria Math"/>
                    <w:color w:val="000000"/>
                  </w:rPr>
                  <m:t>E</m:t>
                </m:r>
                <m:d>
                  <m:dPr>
                    <m:begChr m:val="|"/>
                    <m:endChr m:val="|"/>
                    <m:ctrlPr>
                      <w:rPr>
                        <w:rFonts w:ascii="Cambria Math" w:hAnsi="Cambria Math" w:cs="Cambria Math"/>
                        <w:i/>
                        <w:color w:val="000000"/>
                      </w:rPr>
                    </m:ctrlPr>
                  </m:dPr>
                  <m:e>
                    <m:r>
                      <w:rPr>
                        <w:rFonts w:ascii="Cambria Math" w:hAnsi="Cambria Math" w:cs="Cambria Math"/>
                        <w:color w:val="000000"/>
                      </w:rPr>
                      <m:t>S=male+</m:t>
                    </m:r>
                    <m:d>
                      <m:dPr>
                        <m:ctrlPr>
                          <w:rPr>
                            <w:rFonts w:ascii="Cambria Math" w:hAnsi="Cambria Math" w:cs="Cambria Math"/>
                            <w:i/>
                            <w:color w:val="000000"/>
                          </w:rPr>
                        </m:ctrlPr>
                      </m:dPr>
                      <m:e>
                        <m:r>
                          <w:rPr>
                            <w:rFonts w:ascii="Cambria Math" w:hAnsi="Cambria Math" w:cs="Cambria Math"/>
                            <w:color w:val="000000"/>
                          </w:rPr>
                          <m:t>1-</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e>
                    </m:d>
                    <m:r>
                      <w:rPr>
                        <w:rFonts w:ascii="Cambria Math" w:hAnsi="Cambria Math" w:cs="Cambria Math"/>
                        <w:color w:val="000000"/>
                      </w:rPr>
                      <m:t>E</m:t>
                    </m:r>
                  </m:e>
                </m:d>
                <m:r>
                  <w:rPr>
                    <w:rFonts w:ascii="Cambria Math" w:hAnsi="Cambria Math" w:cs="Cambria Math"/>
                    <w:color w:val="000000"/>
                  </w:rPr>
                  <m:t>S=female,</m:t>
                </m:r>
              </m:oMath>
            </m:oMathPara>
          </w:p>
        </w:tc>
        <w:tc>
          <w:tcPr>
            <w:tcW w:w="535" w:type="dxa"/>
          </w:tcPr>
          <w:p w14:paraId="1BFCA3FE" w14:textId="5F2F59D7" w:rsidR="00172A3A" w:rsidRPr="008D0E34" w:rsidRDefault="00172A3A" w:rsidP="00172A3A">
            <w:pPr>
              <w:spacing w:line="360" w:lineRule="auto"/>
              <w:jc w:val="right"/>
              <w:rPr>
                <w:rFonts w:ascii="Arial" w:hAnsi="Arial" w:cs="Arial"/>
              </w:rPr>
            </w:pPr>
            <w:r w:rsidRPr="008D0E34">
              <w:rPr>
                <w:rFonts w:ascii="Arial" w:hAnsi="Arial" w:cs="Arial"/>
              </w:rPr>
              <w:t>(</w:t>
            </w:r>
            <w:r>
              <w:rPr>
                <w:rFonts w:ascii="Arial" w:hAnsi="Arial" w:cs="Arial"/>
              </w:rPr>
              <w:t>3</w:t>
            </w:r>
            <w:r w:rsidRPr="008D0E34">
              <w:rPr>
                <w:rFonts w:ascii="Arial" w:hAnsi="Arial" w:cs="Arial"/>
              </w:rPr>
              <w:t>)</w:t>
            </w:r>
          </w:p>
        </w:tc>
      </w:tr>
    </w:tbl>
    <w:p w14:paraId="6141DDD9" w14:textId="77777777" w:rsidR="00F97BCB" w:rsidRPr="002C24E7" w:rsidRDefault="00F97BCB" w:rsidP="002C24E7">
      <w:pPr>
        <w:spacing w:line="360" w:lineRule="auto"/>
        <w:rPr>
          <w:rFonts w:ascii="Arial" w:hAnsi="Arial" w:cs="Arial"/>
          <w:sz w:val="20"/>
          <w:szCs w:val="20"/>
        </w:rPr>
      </w:pPr>
    </w:p>
    <w:p w14:paraId="36E8A6EC" w14:textId="3801DBF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E</m:t>
        </m:r>
      </m:oMath>
      <w:r w:rsidRPr="002C24E7">
        <w:rPr>
          <w:rFonts w:ascii="Arial" w:hAnsi="Arial" w:cs="Arial"/>
          <w:color w:val="000000"/>
          <w:sz w:val="22"/>
          <w:szCs w:val="22"/>
        </w:rPr>
        <w:t xml:space="preserve"> represents the environmental effect and sex </w:t>
      </w:r>
      <m:oMath>
        <m:r>
          <w:rPr>
            <w:rFonts w:ascii="Cambria Math" w:hAnsi="Cambria Math" w:cs="Arial"/>
            <w:color w:val="000000"/>
            <w:sz w:val="22"/>
            <w:szCs w:val="22"/>
          </w:rPr>
          <m:t>S∈{male,female},</m:t>
        </m:r>
      </m:oMath>
      <w:r w:rsidRPr="002C24E7">
        <w:rPr>
          <w:rFonts w:ascii="Arial" w:hAnsi="Arial" w:cs="Arial"/>
          <w:color w:val="000000"/>
          <w:sz w:val="22"/>
          <w:szCs w:val="22"/>
        </w:rPr>
        <w:t xml:space="preserve"> the combined sample environmental </w:t>
      </w:r>
      <w:r w:rsidR="002222BC" w:rsidRPr="002C24E7">
        <w:rPr>
          <w:rFonts w:ascii="Arial" w:hAnsi="Arial" w:cs="Arial"/>
          <w:color w:val="000000"/>
          <w:sz w:val="22"/>
          <w:szCs w:val="22"/>
        </w:rPr>
        <w:t>variance,</w:t>
      </w:r>
    </w:p>
    <w:p w14:paraId="40F58584" w14:textId="77777777" w:rsidR="00FC4A14" w:rsidRDefault="00FC4A14"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C4A14" w:rsidRPr="008D0E34" w14:paraId="0F4968E5" w14:textId="77777777" w:rsidTr="007937B8">
        <w:tc>
          <w:tcPr>
            <w:tcW w:w="8815" w:type="dxa"/>
          </w:tcPr>
          <w:p w14:paraId="5564C064" w14:textId="77777777" w:rsidR="00FC4A14" w:rsidRPr="00E51719" w:rsidRDefault="00FC4A14" w:rsidP="007F55B5">
            <w:pPr>
              <w:spacing w:line="360" w:lineRule="auto"/>
              <w:jc w:val="center"/>
              <w:rPr>
                <w:rFonts w:ascii="Arial" w:eastAsia="Times New Roman" w:hAnsi="Arial" w:cs="Arial"/>
                <w:iCs/>
                <w:color w:val="000000"/>
              </w:rPr>
            </w:pPr>
            <m:oMathPara>
              <m:oMath>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S</m:t>
                    </m:r>
                  </m:sub>
                  <m:sup/>
                  <m:e>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S,E</m:t>
                    </m:r>
                  </m:e>
                </m:d>
                <m:r>
                  <w:rPr>
                    <w:rFonts w:ascii="Cambria Math" w:hAnsi="Cambria Math" w:cs="Cambria Math"/>
                    <w:color w:val="000000"/>
                  </w:rPr>
                  <m:t>=</m:t>
                </m:r>
                <m:nary>
                  <m:naryPr>
                    <m:chr m:val="∑"/>
                    <m:limLoc m:val="undOvr"/>
                    <m:supHide m:val="1"/>
                    <m:ctrlPr>
                      <w:rPr>
                        <w:rFonts w:ascii="Cambria Math" w:hAnsi="Cambria Math" w:cs="Arial"/>
                        <w:i/>
                      </w:rPr>
                    </m:ctrlPr>
                  </m:naryPr>
                  <m:sub>
                    <m:r>
                      <w:rPr>
                        <w:rFonts w:ascii="Cambria Math" w:hAnsi="Cambria Math" w:cs="Arial"/>
                      </w:rPr>
                      <m:t>S</m:t>
                    </m:r>
                  </m:sub>
                  <m:sup/>
                  <m:e>
                    <m:r>
                      <m:rPr>
                        <m:scr m:val="double-struck"/>
                      </m:rPr>
                      <w:rPr>
                        <w:rFonts w:ascii="Cambria Math" w:hAnsi="Cambria Math" w:cs="Arial"/>
                      </w:rPr>
                      <m:t>P</m:t>
                    </m:r>
                    <m:d>
                      <m:dPr>
                        <m:ctrlPr>
                          <w:rPr>
                            <w:rFonts w:ascii="Cambria Math" w:hAnsi="Cambria Math" w:cs="Arial"/>
                            <w:i/>
                          </w:rPr>
                        </m:ctrlPr>
                      </m:dPr>
                      <m:e>
                        <m:r>
                          <w:rPr>
                            <w:rFonts w:ascii="Cambria Math" w:hAnsi="Cambria Math" w:cs="Arial"/>
                          </w:rPr>
                          <m:t>S</m:t>
                        </m:r>
                      </m:e>
                    </m:d>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E|S</m:t>
                    </m:r>
                  </m:e>
                </m:d>
                <m:r>
                  <w:rPr>
                    <w:rFonts w:ascii="Cambria Math" w:hAnsi="Cambria Math" w:cs="Cambria Math"/>
                    <w:color w:val="000000"/>
                  </w:rPr>
                  <m:t>=</m:t>
                </m:r>
              </m:oMath>
            </m:oMathPara>
          </w:p>
          <w:p w14:paraId="34A1B20A" w14:textId="51669432" w:rsidR="00E51719" w:rsidRPr="00E51719" w:rsidRDefault="00E51719" w:rsidP="007F55B5">
            <w:pPr>
              <w:spacing w:line="360" w:lineRule="auto"/>
              <w:jc w:val="center"/>
              <w:rPr>
                <w:rFonts w:ascii="Arial" w:eastAsia="Times New Roman" w:hAnsi="Arial" w:cs="Arial"/>
                <w:i/>
                <w:iCs/>
              </w:rPr>
            </w:pPr>
            <m:oMathPara>
              <m:oMath>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S=male</m:t>
                    </m:r>
                  </m:e>
                </m:d>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S=female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S=female</m:t>
                    </m:r>
                  </m:e>
                </m:d>
                <m:r>
                  <w:rPr>
                    <w:rFonts w:ascii="Cambria Math" w:hAnsi="Cambria Math" w:cs="Cambria Math"/>
                    <w:color w:val="000000"/>
                  </w:rPr>
                  <m:t>&lt;</m:t>
                </m:r>
                <m:func>
                  <m:funcPr>
                    <m:ctrlPr>
                      <w:rPr>
                        <w:rFonts w:ascii="Cambria Math" w:hAnsi="Cambria Math" w:cs="Cambria Math"/>
                        <w:i/>
                        <w:iCs/>
                        <w:color w:val="000000"/>
                      </w:rPr>
                    </m:ctrlPr>
                  </m:funcPr>
                  <m:fName>
                    <m:r>
                      <m:rPr>
                        <m:sty m:val="p"/>
                      </m:rPr>
                      <w:rPr>
                        <w:rFonts w:ascii="Cambria Math" w:hAnsi="Cambria Math" w:cs="Cambria Math"/>
                        <w:color w:val="000000"/>
                      </w:rPr>
                      <m:t>max</m:t>
                    </m:r>
                  </m:fName>
                  <m:e>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S=S</m:t>
                        </m:r>
                      </m:e>
                    </m:d>
                    <m:r>
                      <w:rPr>
                        <w:rFonts w:ascii="Cambria Math" w:hAnsi="Cambria Math" w:cs="Cambria Math"/>
                        <w:color w:val="000000"/>
                      </w:rPr>
                      <m:t>,</m:t>
                    </m:r>
                  </m:e>
                </m:func>
              </m:oMath>
            </m:oMathPara>
          </w:p>
        </w:tc>
        <w:tc>
          <w:tcPr>
            <w:tcW w:w="535" w:type="dxa"/>
          </w:tcPr>
          <w:p w14:paraId="3A37F1F0" w14:textId="4D88DFEB" w:rsidR="00FC4A14" w:rsidRPr="008D0E34" w:rsidRDefault="00FC4A14" w:rsidP="007F55B5">
            <w:pPr>
              <w:spacing w:line="360" w:lineRule="auto"/>
              <w:jc w:val="right"/>
              <w:rPr>
                <w:rFonts w:ascii="Arial" w:hAnsi="Arial" w:cs="Arial"/>
              </w:rPr>
            </w:pPr>
            <w:r w:rsidRPr="008D0E34">
              <w:rPr>
                <w:rFonts w:ascii="Arial" w:hAnsi="Arial" w:cs="Arial"/>
              </w:rPr>
              <w:t>(</w:t>
            </w:r>
            <w:r>
              <w:rPr>
                <w:rFonts w:ascii="Arial" w:hAnsi="Arial" w:cs="Arial"/>
              </w:rPr>
              <w:t>4</w:t>
            </w:r>
            <w:r w:rsidRPr="008D0E34">
              <w:rPr>
                <w:rFonts w:ascii="Arial" w:hAnsi="Arial" w:cs="Arial"/>
              </w:rPr>
              <w:t>)</w:t>
            </w:r>
          </w:p>
        </w:tc>
      </w:tr>
    </w:tbl>
    <w:p w14:paraId="4D7FBFEE" w14:textId="77777777" w:rsidR="00F97BCB" w:rsidRPr="002C24E7" w:rsidRDefault="00F97BCB" w:rsidP="002C24E7">
      <w:pPr>
        <w:spacing w:line="360" w:lineRule="auto"/>
        <w:rPr>
          <w:rFonts w:ascii="Arial" w:hAnsi="Arial" w:cs="Arial"/>
          <w:sz w:val="20"/>
          <w:szCs w:val="20"/>
        </w:rPr>
      </w:pPr>
    </w:p>
    <w:p w14:paraId="38F2FC6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must be less than the max environmental variance of either sex. If genetic effects are similar, then</w:t>
      </w:r>
    </w:p>
    <w:p w14:paraId="6E53A67F" w14:textId="34F5C02E" w:rsidR="00F97BCB" w:rsidRPr="002C24E7" w:rsidRDefault="00F97BCB" w:rsidP="007A11FC">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D2104" w:rsidRPr="008D0E34" w14:paraId="62FF7D9A" w14:textId="77777777" w:rsidTr="007937B8">
        <w:tc>
          <w:tcPr>
            <w:tcW w:w="8815" w:type="dxa"/>
          </w:tcPr>
          <w:p w14:paraId="7837150E" w14:textId="5C6BF729" w:rsidR="006D2104" w:rsidRPr="00FC4A14" w:rsidRDefault="00B45320" w:rsidP="007F55B5">
            <w:pPr>
              <w:spacing w:line="360" w:lineRule="auto"/>
              <w:jc w:val="center"/>
              <w:rPr>
                <w:rFonts w:ascii="Arial" w:hAnsi="Arial" w:cs="Arial"/>
                <w:i/>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h</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den>
                </m:f>
                <m:r>
                  <w:rPr>
                    <w:rFonts w:ascii="Cambria Math" w:hAnsi="Cambria Math" w:cs="Arial"/>
                  </w:rPr>
                  <m:t xml:space="preserve">≥ </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+max</m:t>
                    </m:r>
                    <m:r>
                      <m:rPr>
                        <m:nor/>
                      </m:rPr>
                      <w:rPr>
                        <w:rFonts w:ascii="Cambria Math" w:hAnsi="Cambria Math" w:cs="Arial"/>
                        <w:i/>
                        <w:iCs/>
                      </w:rPr>
                      <m:t xml:space="preserve"> </m:t>
                    </m:r>
                    <m:r>
                      <w:rPr>
                        <w:rFonts w:ascii="Cambria Math" w:hAnsi="Cambria Math" w:cs="Arial"/>
                      </w:rPr>
                      <m:t>Var</m:t>
                    </m:r>
                    <m:d>
                      <m:dPr>
                        <m:begChr m:val="["/>
                        <m:endChr m:val="]"/>
                        <m:ctrlPr>
                          <w:rPr>
                            <w:rFonts w:ascii="Cambria Math" w:hAnsi="Cambria Math" w:cs="Arial"/>
                            <w:i/>
                          </w:rPr>
                        </m:ctrlPr>
                      </m:dPr>
                      <m:e>
                        <m:r>
                          <w:rPr>
                            <w:rFonts w:ascii="Cambria Math" w:hAnsi="Cambria Math" w:cs="Arial"/>
                          </w:rPr>
                          <m:t>E|S</m:t>
                        </m:r>
                      </m:e>
                    </m:d>
                  </m:den>
                </m:f>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min</m:t>
                    </m:r>
                  </m:fName>
                  <m:e>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e>
                </m:func>
              </m:oMath>
            </m:oMathPara>
          </w:p>
        </w:tc>
        <w:tc>
          <w:tcPr>
            <w:tcW w:w="535" w:type="dxa"/>
          </w:tcPr>
          <w:p w14:paraId="742FA5FB" w14:textId="74C3E05E" w:rsidR="006D2104" w:rsidRPr="008D0E34" w:rsidRDefault="006D2104" w:rsidP="007F55B5">
            <w:pPr>
              <w:spacing w:line="360" w:lineRule="auto"/>
              <w:jc w:val="right"/>
              <w:rPr>
                <w:rFonts w:ascii="Arial" w:hAnsi="Arial" w:cs="Arial"/>
              </w:rPr>
            </w:pPr>
            <w:r>
              <w:rPr>
                <w:rFonts w:ascii="Arial" w:hAnsi="Arial" w:cs="Arial"/>
              </w:rPr>
              <w:t>(5)</w:t>
            </w:r>
          </w:p>
        </w:tc>
      </w:tr>
    </w:tbl>
    <w:p w14:paraId="6F005DC4" w14:textId="1FCEC015" w:rsidR="00F97BCB" w:rsidRPr="002C24E7" w:rsidRDefault="00F97BCB" w:rsidP="007A11FC">
      <w:pPr>
        <w:spacing w:after="240" w:line="360" w:lineRule="auto"/>
        <w:rPr>
          <w:rFonts w:ascii="Arial" w:hAnsi="Arial" w:cs="Arial"/>
          <w:sz w:val="20"/>
          <w:szCs w:val="20"/>
        </w:rPr>
      </w:pPr>
    </w:p>
    <w:p w14:paraId="7C1A16A5" w14:textId="36BD1ED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Therefore, the observation of higher sex-specific heritabilities for most traits suggests that genetic variance must differ between males and females. Assuming, further, that there is little-to-no interaction of sex and participation in the UKB </w:t>
      </w:r>
      <w:sdt>
        <w:sdtPr>
          <w:rPr>
            <w:rFonts w:ascii="Arial" w:hAnsi="Arial" w:cs="Arial"/>
            <w:color w:val="000000"/>
            <w:sz w:val="20"/>
            <w:szCs w:val="20"/>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00A52473">
        <w:rPr>
          <w:rFonts w:ascii="Arial" w:hAnsi="Arial" w:cs="Arial"/>
          <w:color w:val="000000"/>
          <w:sz w:val="22"/>
          <w:szCs w:val="22"/>
        </w:rPr>
        <w:t xml:space="preserve">, </w:t>
      </w:r>
      <w:r w:rsidRPr="002C24E7">
        <w:rPr>
          <w:rFonts w:ascii="Arial" w:hAnsi="Arial" w:cs="Arial"/>
          <w:color w:val="000000"/>
          <w:sz w:val="22"/>
          <w:szCs w:val="22"/>
        </w:rPr>
        <w:t>UKB allele frequencies in males and females are expected to be near-identical and thus this observation suggests that causal genetic effects differ somewhat between males and females for most traits we analyzed.</w:t>
      </w:r>
    </w:p>
    <w:p w14:paraId="0FE3AE42" w14:textId="48AD695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 less appreciated possibility for </w:t>
      </w:r>
      <w:proofErr w:type="spellStart"/>
      <w:r w:rsidRPr="002C24E7">
        <w:rPr>
          <w:rFonts w:ascii="Arial" w:hAnsi="Arial" w:cs="Arial"/>
          <w:color w:val="000000"/>
          <w:sz w:val="22"/>
          <w:szCs w:val="22"/>
        </w:rPr>
        <w:t>Gx</w:t>
      </w:r>
      <w:r w:rsidR="0091061E">
        <w:rPr>
          <w:rFonts w:ascii="Arial" w:hAnsi="Arial" w:cs="Arial"/>
          <w:color w:val="000000"/>
          <w:sz w:val="22"/>
          <w:szCs w:val="22"/>
        </w:rPr>
        <w:t>Sex</w:t>
      </w:r>
      <w:proofErr w:type="spellEnd"/>
      <w:r w:rsidRPr="002C24E7">
        <w:rPr>
          <w:rFonts w:ascii="Arial" w:hAnsi="Arial" w:cs="Arial"/>
          <w:color w:val="000000"/>
          <w:sz w:val="22"/>
          <w:szCs w:val="22"/>
        </w:rPr>
        <w:t xml:space="preserve"> is that the identity and direction of effects may often be shared (leading to high genetic correlation), but there are pervasive differences in the magnitude of genetic effects—e.g., systematically larger genetic effects on blood pressure in females—which in turn lead to large differences in genetic variance (REFX </w:t>
      </w:r>
      <w:r w:rsidRPr="002C24E7">
        <w:rPr>
          <w:rFonts w:ascii="Arial" w:hAnsi="Arial" w:cs="Arial"/>
          <w:b/>
          <w:bCs/>
          <w:color w:val="000000"/>
          <w:sz w:val="22"/>
          <w:szCs w:val="22"/>
        </w:rPr>
        <w:t>Table 1</w:t>
      </w:r>
      <w:r w:rsidRPr="002C24E7">
        <w:rPr>
          <w:rFonts w:ascii="Arial" w:hAnsi="Arial" w:cs="Arial"/>
          <w:color w:val="000000"/>
          <w:sz w:val="22"/>
          <w:szCs w:val="22"/>
        </w:rPr>
        <w:t>, third model). To evaluate the evidence for systematic differences in the magnitude of genetic effects (“amplification”</w:t>
      </w:r>
      <w:r w:rsidR="0080431B" w:rsidRPr="002C24E7">
        <w:rPr>
          <w:rFonts w:ascii="Arial" w:hAnsi="Arial" w:cs="Arial"/>
          <w:color w:val="000000"/>
          <w:sz w:val="22"/>
          <w:szCs w:val="22"/>
        </w:rPr>
        <w:t>) and</w:t>
      </w:r>
      <w:r w:rsidRPr="002C24E7">
        <w:rPr>
          <w:rFonts w:ascii="Arial" w:hAnsi="Arial" w:cs="Arial"/>
          <w:color w:val="000000"/>
          <w:sz w:val="22"/>
          <w:szCs w:val="22"/>
        </w:rPr>
        <w:t xml:space="preserve"> compare it with evidence for uncorrelated effects as a main mechanism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2C24E7">
      <w:pPr>
        <w:spacing w:line="360" w:lineRule="auto"/>
        <w:rPr>
          <w:rFonts w:ascii="Arial" w:hAnsi="Arial" w:cs="Arial"/>
          <w:sz w:val="20"/>
          <w:szCs w:val="20"/>
        </w:rPr>
      </w:pPr>
    </w:p>
    <w:p w14:paraId="2EE2B93B" w14:textId="4201D69E" w:rsidR="00F97BCB" w:rsidRPr="002C24E7" w:rsidRDefault="00F97BCB" w:rsidP="004429DC">
      <w:pPr>
        <w:pStyle w:val="Heading2"/>
      </w:pPr>
      <w:r w:rsidRPr="002C24E7">
        <w:t xml:space="preserve">Amplification of </w:t>
      </w:r>
      <w:r w:rsidR="009A4485">
        <w:t>g</w:t>
      </w:r>
      <w:r w:rsidRPr="002C24E7">
        <w:t xml:space="preserve">enetic </w:t>
      </w:r>
      <w:r w:rsidR="009A4485">
        <w:t>e</w:t>
      </w:r>
      <w:r w:rsidRPr="002C24E7">
        <w:t xml:space="preserve">ffects is the </w:t>
      </w:r>
      <w:r w:rsidR="009A4485">
        <w:t>p</w:t>
      </w:r>
      <w:r w:rsidRPr="002C24E7">
        <w:t xml:space="preserve">rimary </w:t>
      </w:r>
      <w:r w:rsidR="009A4485">
        <w:t>m</w:t>
      </w:r>
      <w:r w:rsidRPr="002C24E7">
        <w:t xml:space="preserve">ode of </w:t>
      </w:r>
      <w:proofErr w:type="spellStart"/>
      <w:r w:rsidRPr="002C24E7">
        <w:t>GxSex</w:t>
      </w:r>
      <w:proofErr w:type="spellEnd"/>
    </w:p>
    <w:p w14:paraId="4AE8CB73" w14:textId="0311D65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Urbut</w:t>
          </w:r>
          <w:proofErr w:type="spellEnd"/>
          <w:r w:rsidR="00DD51E7" w:rsidRPr="00DD51E7">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a tool that allows the inference </w:t>
      </w:r>
      <w:r w:rsidR="0080431B" w:rsidRPr="002C24E7">
        <w:rPr>
          <w:rFonts w:ascii="Arial" w:hAnsi="Arial" w:cs="Arial"/>
          <w:color w:val="000000"/>
          <w:sz w:val="22"/>
          <w:szCs w:val="22"/>
        </w:rPr>
        <w:t>of genome</w:t>
      </w:r>
      <w:r w:rsidR="00AD16DC" w:rsidRPr="002C24E7">
        <w:rPr>
          <w:rFonts w:ascii="Arial" w:hAnsi="Arial" w:cs="Arial"/>
          <w:color w:val="000000"/>
          <w:sz w:val="22"/>
          <w:szCs w:val="22"/>
        </w:rPr>
        <w:t xml:space="preserve"> wide</w:t>
      </w:r>
      <w:r w:rsidRPr="002C24E7">
        <w:rPr>
          <w:rFonts w:ascii="Arial" w:hAnsi="Arial" w:cs="Arial"/>
          <w:color w:val="000000"/>
          <w:sz w:val="22"/>
          <w:szCs w:val="22"/>
        </w:rPr>
        <w:t xml:space="preserve"> frequencies of genetic covariance relationships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possible covariance relationships (2x2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(REFX </w:t>
      </w:r>
      <w:r w:rsidRPr="002C24E7">
        <w:rPr>
          <w:rFonts w:ascii="Arial" w:hAnsi="Arial" w:cs="Arial"/>
          <w:b/>
          <w:bCs/>
          <w:color w:val="000000"/>
          <w:sz w:val="22"/>
          <w:szCs w:val="22"/>
        </w:rPr>
        <w:t>Fig. 1B,</w:t>
      </w:r>
      <w:r w:rsidR="00BC61A6">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multiple levels of male greater, female greater, and equal magnitude. We also included a matrix representing no effect in both conditions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FD1CB66" w14:textId="7C2EE0A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M-F covariance: In terms of magnitude, the vast majority of effects </w:t>
      </w:r>
      <w:r w:rsidRPr="002C24E7">
        <w:rPr>
          <w:rFonts w:ascii="Arial" w:hAnsi="Arial" w:cs="Arial"/>
          <w:color w:val="000000"/>
          <w:sz w:val="22"/>
          <w:szCs w:val="22"/>
        </w:rPr>
        <w:lastRenderedPageBreak/>
        <w:t xml:space="preserve">should have much greater effect in males. In terms of correlation, we expect a class of genetic effects 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DefaultPlaceholder_-1854013440"/>
          </w:placeholder>
        </w:sdtPr>
        <w:sdtEndPr/>
        <w:sdtContent>
          <w:r w:rsidR="00DD51E7" w:rsidRPr="00DD51E7">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can be found involving 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sidR="00AD16DC" w:rsidRPr="002C24E7">
        <w:rPr>
          <w:rFonts w:ascii="Arial" w:hAnsi="Arial" w:cs="Arial"/>
          <w:color w:val="000000"/>
          <w:sz w:val="22"/>
          <w:szCs w:val="22"/>
        </w:rPr>
        <w:t>(</w:t>
      </w:r>
      <w:r w:rsidR="008D6094">
        <w:rPr>
          <w:rFonts w:ascii="Arial" w:hAnsi="Arial" w:cs="Arial"/>
          <w:color w:val="000000"/>
          <w:sz w:val="22"/>
          <w:szCs w:val="22"/>
        </w:rPr>
        <w:t>±</w:t>
      </w:r>
      <w:r w:rsidRPr="002C24E7">
        <w:rPr>
          <w:rFonts w:ascii="Arial" w:hAnsi="Arial" w:cs="Arial"/>
          <w:color w:val="000000"/>
          <w:sz w:val="22"/>
          <w:szCs w:val="22"/>
        </w:rPr>
        <w:t xml:space="preserve"> 0.7%) having no effect in females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0E74F2FB" w14:textId="619B266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the majority of weights placed on either female-greater or male-greater magnitudes (REFX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2222BC">
        <w:rPr>
          <w:rFonts w:ascii="Arial" w:hAnsi="Arial" w:cs="Arial"/>
          <w:b/>
          <w:bCs/>
          <w:color w:val="000000"/>
          <w:sz w:val="22"/>
          <w:szCs w:val="22"/>
        </w:rPr>
        <w:t>AA</w:t>
      </w:r>
      <w:r w:rsidRPr="002C24E7">
        <w:rPr>
          <w:rFonts w:ascii="Arial" w:hAnsi="Arial" w:cs="Arial"/>
          <w:color w:val="000000"/>
          <w:sz w:val="22"/>
          <w:szCs w:val="22"/>
        </w:rPr>
        <w:t xml:space="preserve">) and arm fat-free mass traits (right) showed higher percentages of greater effects in males (92%;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DA579E">
        <w:rPr>
          <w:rFonts w:ascii="Arial" w:hAnsi="Arial" w:cs="Arial"/>
          <w:b/>
          <w:bCs/>
          <w:color w:val="000000"/>
          <w:sz w:val="22"/>
          <w:szCs w:val="22"/>
        </w:rPr>
        <w:t>C</w:t>
      </w:r>
      <w:r w:rsidRPr="002C24E7">
        <w:rPr>
          <w:rFonts w:ascii="Arial" w:hAnsi="Arial" w:cs="Arial"/>
          <w:color w:val="000000"/>
          <w:sz w:val="22"/>
          <w:szCs w:val="22"/>
        </w:rPr>
        <w:t>). Both traits had weights concentrated on highly correlated genetic effect matrices. </w:t>
      </w:r>
    </w:p>
    <w:p w14:paraId="379A4261" w14:textId="61424EE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51C9CFEA" wp14:editId="6CB11A13">
            <wp:extent cx="5943600" cy="42005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3F149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The x-axis represents the amplification of effect sizes, and is calculated by taking the difference between the sum of weights on matrices with male effects greater in magnitude than female effects (M&gt;F) and sum of weights of M&lt;F matrices. </w:t>
      </w:r>
      <w:r w:rsidRPr="002C24E7">
        <w:rPr>
          <w:rStyle w:val="apple-tab-span"/>
          <w:rFonts w:ascii="Arial" w:hAnsi="Arial" w:cs="Arial"/>
          <w:color w:val="000000"/>
          <w:sz w:val="18"/>
          <w:szCs w:val="18"/>
        </w:rPr>
        <w:tab/>
      </w:r>
    </w:p>
    <w:p w14:paraId="4AA6FB4E" w14:textId="77777777" w:rsidR="00F97BCB" w:rsidRPr="002C24E7" w:rsidRDefault="00F97BCB" w:rsidP="002C24E7">
      <w:pPr>
        <w:spacing w:line="360" w:lineRule="auto"/>
        <w:rPr>
          <w:rFonts w:ascii="Arial" w:hAnsi="Arial" w:cs="Arial"/>
          <w:sz w:val="20"/>
          <w:szCs w:val="20"/>
        </w:rPr>
      </w:pPr>
    </w:p>
    <w:p w14:paraId="3F2ED8AD" w14:textId="6E0AC628" w:rsidR="00F97BCB" w:rsidRPr="008717D8" w:rsidRDefault="00F97BCB" w:rsidP="008717D8">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In addition, none of the 27 traits we studied had more than 10% of the non-zero weights on matrices with negative correlation, save for testosterone, which had 17%. Most weights were rather on perfect or partially positive correlation matrices. For example, diastolic blood pressure and eosinophil percentage had 66% (REFX</w:t>
      </w:r>
      <w:r w:rsidRPr="002C24E7">
        <w:rPr>
          <w:rFonts w:ascii="Arial" w:hAnsi="Arial" w:cs="Arial"/>
          <w:b/>
          <w:bCs/>
          <w:color w:val="000000"/>
          <w:sz w:val="22"/>
          <w:szCs w:val="22"/>
        </w:rPr>
        <w:t xml:space="preserve"> Fig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(REFX </w:t>
      </w:r>
      <w:r w:rsidRPr="0080431B">
        <w:rPr>
          <w:rFonts w:ascii="Arial" w:hAnsi="Arial" w:cs="Arial"/>
          <w:b/>
          <w:bCs/>
          <w:color w:val="000000"/>
          <w:sz w:val="22"/>
          <w:szCs w:val="22"/>
        </w:rPr>
        <w:t>Fig. S</w:t>
      </w:r>
      <w:r w:rsidR="007E2D3A">
        <w:rPr>
          <w:rFonts w:ascii="Arial" w:hAnsi="Arial" w:cs="Arial"/>
          <w:b/>
          <w:bCs/>
          <w:color w:val="000000"/>
          <w:sz w:val="22"/>
          <w:szCs w:val="22"/>
        </w:rPr>
        <w:t>7</w:t>
      </w:r>
      <w:r w:rsidRPr="002C24E7">
        <w:rPr>
          <w:rFonts w:ascii="Arial" w:hAnsi="Arial" w:cs="Arial"/>
          <w:color w:val="000000"/>
          <w:sz w:val="22"/>
          <w:szCs w:val="22"/>
        </w:rPr>
        <w:t>).</w:t>
      </w:r>
    </w:p>
    <w:p w14:paraId="033B4AD5" w14:textId="3047183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also found that, across traits, the difference between male and female amplification weights and the ratio correlates strongly with male-to-female phenotypic variance ratio (Pearson r</w:t>
      </w:r>
      <w:r w:rsidR="005113EA">
        <w:rPr>
          <w:rFonts w:ascii="Arial" w:hAnsi="Arial" w:cs="Arial"/>
          <w:color w:val="000000"/>
          <w:sz w:val="22"/>
          <w:szCs w:val="22"/>
        </w:rPr>
        <w:t xml:space="preserve"> </w:t>
      </w:r>
      <w:r w:rsidRPr="002C24E7">
        <w:rPr>
          <w:rFonts w:ascii="Arial" w:hAnsi="Arial" w:cs="Arial"/>
          <w:color w:val="000000"/>
          <w:sz w:val="22"/>
          <w:szCs w:val="22"/>
        </w:rPr>
        <w:t>=</w:t>
      </w:r>
      <w:r w:rsidR="005113EA">
        <w:rPr>
          <w:rFonts w:ascii="Arial" w:hAnsi="Arial" w:cs="Arial"/>
          <w:color w:val="000000"/>
          <w:sz w:val="22"/>
          <w:szCs w:val="22"/>
        </w:rPr>
        <w:t xml:space="preserve"> </w:t>
      </w:r>
      <w:r w:rsidRPr="002C24E7">
        <w:rPr>
          <w:rFonts w:ascii="Arial" w:hAnsi="Arial" w:cs="Arial"/>
          <w:color w:val="000000"/>
          <w:sz w:val="22"/>
          <w:szCs w:val="22"/>
        </w:rPr>
        <w:t>0.873, p</w:t>
      </w:r>
      <w:r w:rsidR="005113EA">
        <w:rPr>
          <w:rFonts w:ascii="Arial" w:hAnsi="Arial" w:cs="Arial"/>
          <w:color w:val="000000"/>
          <w:sz w:val="22"/>
          <w:szCs w:val="22"/>
        </w:rPr>
        <w:t xml:space="preserve"> </w:t>
      </w:r>
      <w:r w:rsidRPr="002C24E7">
        <w:rPr>
          <w:rFonts w:ascii="Arial" w:hAnsi="Arial" w:cs="Arial"/>
          <w:color w:val="000000"/>
          <w:sz w:val="22"/>
          <w:szCs w:val="22"/>
        </w:rPr>
        <w:t>=</w:t>
      </w:r>
      <w:r w:rsidR="005113EA">
        <w:rPr>
          <w:rFonts w:ascii="Arial" w:hAnsi="Arial" w:cs="Arial"/>
          <w:color w:val="000000"/>
          <w:sz w:val="22"/>
          <w:szCs w:val="22"/>
        </w:rPr>
        <w:t xml:space="preserve"> </w:t>
      </w:r>
      <w:r w:rsidRPr="002C24E7">
        <w:rPr>
          <w:rFonts w:ascii="Arial" w:hAnsi="Arial" w:cs="Arial"/>
          <w:color w:val="000000"/>
          <w:sz w:val="22"/>
          <w:szCs w:val="22"/>
        </w:rPr>
        <w:t>10</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REFX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Together, these observations </w:t>
      </w:r>
      <w:r w:rsidR="00FD74FF" w:rsidRPr="002C24E7">
        <w:rPr>
          <w:rFonts w:ascii="Arial" w:hAnsi="Arial" w:cs="Arial"/>
          <w:color w:val="000000"/>
          <w:sz w:val="22"/>
          <w:szCs w:val="22"/>
        </w:rPr>
        <w:lastRenderedPageBreak/>
        <w:t>point to</w:t>
      </w:r>
      <w:r w:rsidRPr="002C24E7">
        <w:rPr>
          <w:rFonts w:ascii="Arial" w:hAnsi="Arial" w:cs="Arial"/>
          <w:color w:val="000000"/>
          <w:sz w:val="22"/>
          <w:szCs w:val="22"/>
        </w:rPr>
        <w:t xml:space="preserve"> amplification, rather than uncorrelated effects, as a pervasive mechanism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2C24E7">
      <w:pPr>
        <w:spacing w:line="360" w:lineRule="auto"/>
        <w:rPr>
          <w:rFonts w:ascii="Arial" w:hAnsi="Arial" w:cs="Arial"/>
          <w:sz w:val="20"/>
          <w:szCs w:val="20"/>
        </w:rPr>
      </w:pPr>
    </w:p>
    <w:p w14:paraId="1DF22FA7" w14:textId="7797FB51" w:rsidR="00F97BCB" w:rsidRPr="002C24E7" w:rsidRDefault="00F97BCB" w:rsidP="004429DC">
      <w:pPr>
        <w:pStyle w:val="Heading2"/>
      </w:pPr>
      <w:r w:rsidRPr="002C24E7">
        <w:t xml:space="preserve">Low </w:t>
      </w:r>
      <w:r w:rsidR="002F72A5">
        <w:t>u</w:t>
      </w:r>
      <w:r w:rsidRPr="002C24E7">
        <w:t xml:space="preserve">tility of </w:t>
      </w:r>
      <w:r w:rsidR="002F72A5">
        <w:t>s</w:t>
      </w:r>
      <w:r w:rsidRPr="002C24E7">
        <w:t>ex-</w:t>
      </w:r>
      <w:r w:rsidR="002F72A5">
        <w:t>s</w:t>
      </w:r>
      <w:r w:rsidRPr="002C24E7">
        <w:t xml:space="preserve">pecific </w:t>
      </w:r>
      <w:r w:rsidR="002F72A5">
        <w:t>m</w:t>
      </w:r>
      <w:r w:rsidRPr="002C24E7">
        <w:t xml:space="preserve">odels for </w:t>
      </w:r>
      <w:r w:rsidR="002F72A5">
        <w:t>c</w:t>
      </w:r>
      <w:r w:rsidRPr="002C24E7">
        <w:t xml:space="preserve">omplex </w:t>
      </w:r>
      <w:r w:rsidR="002F72A5">
        <w:t>p</w:t>
      </w:r>
      <w:r w:rsidRPr="002C24E7">
        <w:t xml:space="preserve">henotype </w:t>
      </w:r>
      <w:r w:rsidR="002F72A5">
        <w:t>p</w:t>
      </w:r>
      <w:r w:rsidRPr="002C24E7">
        <w:t>rediction</w:t>
      </w:r>
    </w:p>
    <w:p w14:paraId="78DD179D" w14:textId="2B4FEF5D" w:rsidR="00FD74FF"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pervasiveness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(REFX </w:t>
      </w:r>
      <w:r w:rsidRPr="002C24E7">
        <w:rPr>
          <w:rFonts w:ascii="Arial" w:hAnsi="Arial" w:cs="Arial"/>
          <w:b/>
          <w:bCs/>
          <w:color w:val="000000"/>
          <w:sz w:val="22"/>
          <w:szCs w:val="22"/>
        </w:rPr>
        <w:t>Fig. 4</w:t>
      </w:r>
      <w:r w:rsidRPr="002C24E7">
        <w:rPr>
          <w:rFonts w:ascii="Arial" w:hAnsi="Arial" w:cs="Arial"/>
          <w:color w:val="000000"/>
          <w:sz w:val="22"/>
          <w:szCs w:val="22"/>
        </w:rPr>
        <w:t>): </w:t>
      </w:r>
    </w:p>
    <w:p w14:paraId="43C3399C" w14:textId="77777777" w:rsidR="008717D8" w:rsidRPr="008717D8" w:rsidRDefault="008717D8" w:rsidP="002C24E7">
      <w:pPr>
        <w:pStyle w:val="NormalWeb"/>
        <w:spacing w:before="0" w:beforeAutospacing="0" w:after="0" w:afterAutospacing="0" w:line="360" w:lineRule="auto"/>
        <w:jc w:val="both"/>
        <w:rPr>
          <w:rFonts w:ascii="Arial" w:hAnsi="Arial" w:cs="Arial"/>
          <w:color w:val="000000"/>
          <w:sz w:val="22"/>
          <w:szCs w:val="22"/>
        </w:rPr>
      </w:pPr>
    </w:p>
    <w:p w14:paraId="71AA3CB5"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AE7D794" w14:textId="58E8CEA1"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sidR="009E38AF">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1B460AEE"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xml:space="preserve">, we refine marginal SNP effect estimated, by modelling them as sampled from the mixture of covariance metrices with the weights we estimated previously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59770831" w:rsidR="00F97BCB" w:rsidRPr="002C24E7" w:rsidRDefault="004966C8" w:rsidP="002C24E7">
      <w:pPr>
        <w:pStyle w:val="NormalWeb"/>
        <w:spacing w:before="0" w:beforeAutospacing="0" w:after="0" w:afterAutospacing="0" w:line="360" w:lineRule="auto"/>
        <w:jc w:val="center"/>
        <w:rPr>
          <w:rFonts w:ascii="Arial" w:hAnsi="Arial" w:cs="Arial"/>
          <w:sz w:val="22"/>
          <w:szCs w:val="22"/>
        </w:rPr>
      </w:pPr>
      <w:r w:rsidRPr="004966C8">
        <w:rPr>
          <w:rFonts w:ascii="Arial" w:hAnsi="Arial" w:cs="Arial"/>
          <w:noProof/>
          <w:sz w:val="22"/>
          <w:szCs w:val="22"/>
        </w:rPr>
        <w:lastRenderedPageBreak/>
        <w:drawing>
          <wp:inline distT="0" distB="0" distL="0" distR="0" wp14:anchorId="468229AD" wp14:editId="0A859E94">
            <wp:extent cx="4713605" cy="8229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a:stretch>
                      <a:fillRect/>
                    </a:stretch>
                  </pic:blipFill>
                  <pic:spPr>
                    <a:xfrm>
                      <a:off x="0" y="0"/>
                      <a:ext cx="4713605" cy="8229600"/>
                    </a:xfrm>
                    <a:prstGeom prst="rect">
                      <a:avLst/>
                    </a:prstGeom>
                  </pic:spPr>
                </pic:pic>
              </a:graphicData>
            </a:graphic>
          </wp:inline>
        </w:drawing>
      </w:r>
    </w:p>
    <w:p w14:paraId="412C7220" w14:textId="0B043BF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We compare the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of the regression of the phenotypic values on the polygenic score for three models.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is obtained by taking the difference in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between a prediction with covariates and the polygenic score and a prediction with only covariates. </w:t>
      </w:r>
      <w:r w:rsidR="0091061E">
        <w:rPr>
          <w:rFonts w:ascii="Arial" w:hAnsi="Arial" w:cs="Arial"/>
          <w:color w:val="000000"/>
          <w:sz w:val="18"/>
          <w:szCs w:val="18"/>
        </w:rPr>
        <w:t>We choose the highest R</w:t>
      </w:r>
      <w:r w:rsidR="0091061E" w:rsidRPr="0091061E">
        <w:rPr>
          <w:rFonts w:ascii="Arial" w:hAnsi="Arial" w:cs="Arial"/>
          <w:color w:val="000000"/>
          <w:sz w:val="18"/>
          <w:szCs w:val="18"/>
          <w:vertAlign w:val="superscript"/>
        </w:rPr>
        <w:t>2</w:t>
      </w:r>
      <w:r w:rsidR="0091061E">
        <w:rPr>
          <w:rFonts w:ascii="Arial" w:hAnsi="Arial" w:cs="Arial"/>
          <w:color w:val="000000"/>
          <w:sz w:val="18"/>
          <w:szCs w:val="18"/>
        </w:rPr>
        <w:t xml:space="preserve"> over the four p-value thresholds (REFX Methods) for comparison. </w:t>
      </w:r>
      <w:r w:rsidRPr="002C24E7">
        <w:rPr>
          <w:rFonts w:ascii="Arial" w:hAnsi="Arial" w:cs="Arial"/>
          <w:color w:val="000000"/>
          <w:sz w:val="18"/>
          <w:szCs w:val="18"/>
        </w:rPr>
        <w:t xml:space="preserve">The additive (red) and sex-specific, </w:t>
      </w:r>
      <w:r w:rsidR="00AD4ACE">
        <w:rPr>
          <w:rFonts w:ascii="Arial" w:hAnsi="Arial" w:cs="Arial"/>
          <w:color w:val="000000"/>
          <w:sz w:val="18"/>
          <w:szCs w:val="18"/>
        </w:rPr>
        <w:t>covariance-</w:t>
      </w:r>
      <w:r w:rsidR="009E38AF">
        <w:rPr>
          <w:rFonts w:ascii="Arial" w:hAnsi="Arial" w:cs="Arial"/>
          <w:color w:val="000000"/>
          <w:sz w:val="18"/>
          <w:szCs w:val="18"/>
        </w:rPr>
        <w:t xml:space="preserve">naïve </w:t>
      </w:r>
      <w:r w:rsidRPr="002C24E7">
        <w:rPr>
          <w:rFonts w:ascii="Arial" w:hAnsi="Arial" w:cs="Arial"/>
          <w:color w:val="000000"/>
          <w:sz w:val="18"/>
          <w:szCs w:val="18"/>
        </w:rPr>
        <w:t xml:space="preserve">(yellow) models are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of around 123k males and 147k females, whereas the </w:t>
      </w:r>
      <w:r w:rsidR="00F2761A" w:rsidRPr="002C24E7">
        <w:rPr>
          <w:rFonts w:ascii="Arial" w:hAnsi="Arial" w:cs="Arial"/>
          <w:color w:val="000000"/>
          <w:sz w:val="18"/>
          <w:szCs w:val="18"/>
        </w:rPr>
        <w:t>additive</w:t>
      </w:r>
      <w:r w:rsidRPr="002C24E7">
        <w:rPr>
          <w:rFonts w:ascii="Arial" w:hAnsi="Arial" w:cs="Arial"/>
          <w:color w:val="000000"/>
          <w:sz w:val="18"/>
          <w:szCs w:val="18"/>
        </w:rPr>
        <w:t xml:space="preserve"> model retained the full training set of around 271k individuals. Incremental R</w:t>
      </w:r>
      <w:r w:rsidRPr="00D83C68">
        <w:rPr>
          <w:rFonts w:ascii="Arial" w:hAnsi="Arial" w:cs="Arial"/>
          <w:color w:val="000000"/>
          <w:sz w:val="18"/>
          <w:szCs w:val="18"/>
          <w:vertAlign w:val="superscript"/>
        </w:rPr>
        <w:t>2</w:t>
      </w:r>
      <w:r w:rsidRPr="002C24E7">
        <w:rPr>
          <w:rFonts w:ascii="Arial" w:hAnsi="Arial" w:cs="Arial"/>
          <w:color w:val="000000"/>
          <w:sz w:val="18"/>
          <w:szCs w:val="18"/>
        </w:rPr>
        <w:t xml:space="preserve"> </w:t>
      </w:r>
      <w:r w:rsidRPr="00A653B4">
        <w:rPr>
          <w:rFonts w:ascii="Arial" w:hAnsi="Arial" w:cs="Arial"/>
          <w:color w:val="000000"/>
          <w:sz w:val="18"/>
          <w:szCs w:val="18"/>
        </w:rPr>
        <w:t xml:space="preserve">values </w:t>
      </w:r>
      <w:r w:rsidR="00B52823" w:rsidRPr="00A653B4">
        <w:rPr>
          <w:rFonts w:ascii="Arial" w:hAnsi="Arial" w:cs="Arial"/>
          <w:color w:val="000000"/>
          <w:sz w:val="18"/>
          <w:szCs w:val="18"/>
        </w:rPr>
        <w:t>and ±</w:t>
      </w:r>
      <w:r w:rsidR="00A653B4" w:rsidRPr="00A653B4">
        <w:rPr>
          <w:rFonts w:ascii="Arial" w:hAnsi="Arial" w:cs="Arial"/>
          <w:color w:val="000000"/>
          <w:sz w:val="18"/>
          <w:szCs w:val="18"/>
        </w:rPr>
        <w:t>3 SE</w:t>
      </w:r>
      <w:r w:rsidRPr="00A653B4">
        <w:rPr>
          <w:rFonts w:ascii="Arial" w:hAnsi="Arial" w:cs="Arial"/>
          <w:color w:val="000000"/>
          <w:sz w:val="18"/>
          <w:szCs w:val="18"/>
        </w:rPr>
        <w:t>-wide error bars</w:t>
      </w:r>
      <w:r w:rsidRPr="002C24E7">
        <w:rPr>
          <w:rFonts w:ascii="Arial" w:hAnsi="Arial" w:cs="Arial"/>
          <w:color w:val="000000"/>
          <w:sz w:val="18"/>
          <w:szCs w:val="18"/>
        </w:rPr>
        <w:t xml:space="preserve"> were computed using 5-fold cross-validation. </w:t>
      </w:r>
    </w:p>
    <w:p w14:paraId="6123008D" w14:textId="77777777" w:rsidR="00F97BCB" w:rsidRPr="002C24E7" w:rsidRDefault="00F97BCB" w:rsidP="002C24E7">
      <w:pPr>
        <w:spacing w:line="360" w:lineRule="auto"/>
        <w:rPr>
          <w:rFonts w:ascii="Arial" w:hAnsi="Arial" w:cs="Arial"/>
          <w:sz w:val="20"/>
          <w:szCs w:val="20"/>
        </w:rPr>
      </w:pPr>
    </w:p>
    <w:p w14:paraId="16D913A4" w14:textId="7A60DD4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almost all cases (25/27), the sex-specific, </w:t>
      </w:r>
      <w:r w:rsidR="00AD4ACE">
        <w:rPr>
          <w:rFonts w:ascii="Arial" w:hAnsi="Arial" w:cs="Arial"/>
          <w:color w:val="000000"/>
          <w:sz w:val="22"/>
          <w:szCs w:val="22"/>
        </w:rPr>
        <w:t>covariance-</w:t>
      </w:r>
      <w:r w:rsidR="009E38AF">
        <w:rPr>
          <w:rFonts w:ascii="Arial" w:hAnsi="Arial" w:cs="Arial"/>
          <w:color w:val="000000"/>
          <w:sz w:val="22"/>
          <w:szCs w:val="22"/>
        </w:rPr>
        <w:t xml:space="preserve">naïve </w:t>
      </w:r>
      <w:r w:rsidRPr="002C24E7">
        <w:rPr>
          <w:rFonts w:ascii="Arial" w:hAnsi="Arial" w:cs="Arial"/>
          <w:color w:val="000000"/>
          <w:sz w:val="22"/>
          <w:szCs w:val="22"/>
        </w:rPr>
        <w:t>PGS model had the lowest predictive power—measured as the squared correlation between the predictor (</w:t>
      </w:r>
      <m:oMath>
        <m:r>
          <w:rPr>
            <w:rFonts w:ascii="Cambria Math" w:hAnsi="Cambria Math" w:cs="Arial"/>
            <w:color w:val="000000"/>
            <w:sz w:val="22"/>
            <w:szCs w:val="22"/>
          </w:rPr>
          <m:t>PGS+covariates</m:t>
        </m:r>
      </m:oMath>
      <w:r w:rsidRPr="002C24E7">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w:t>
      </w:r>
      <w:r w:rsidR="0019658F">
        <w:rPr>
          <w:rFonts w:ascii="Arial" w:hAnsi="Arial" w:cs="Arial"/>
          <w:color w:val="000000"/>
          <w:sz w:val="22"/>
          <w:szCs w:val="22"/>
        </w:rPr>
        <w:t xml:space="preserve"> </w:t>
      </w:r>
      <w:r w:rsidRPr="002C24E7">
        <w:rPr>
          <w:rFonts w:ascii="Arial" w:hAnsi="Arial" w:cs="Arial"/>
          <w:color w:val="000000"/>
          <w:sz w:val="22"/>
          <w:szCs w:val="22"/>
        </w:rPr>
        <w:t xml:space="preserve">0.05 level in a two-sample t-test for only height and arm fat-free mass (right)). However, for most traits (22/27), the covariance-aware PGS model did not predict better than the additive model (REFX </w:t>
      </w:r>
      <w:r w:rsidRPr="002C24E7">
        <w:rPr>
          <w:rFonts w:ascii="Arial" w:hAnsi="Arial" w:cs="Arial"/>
          <w:b/>
          <w:bCs/>
          <w:color w:val="000000"/>
          <w:sz w:val="22"/>
          <w:szCs w:val="22"/>
        </w:rPr>
        <w:t>Fig 4</w:t>
      </w:r>
      <w:r w:rsidRPr="002C24E7">
        <w:rPr>
          <w:rFonts w:ascii="Arial" w:hAnsi="Arial" w:cs="Arial"/>
          <w:color w:val="000000"/>
          <w:sz w:val="22"/>
          <w:szCs w:val="22"/>
        </w:rPr>
        <w:t>); including a significantly better performance of the additive model in 14 of the 22 traits. </w:t>
      </w:r>
    </w:p>
    <w:p w14:paraId="20D33C11" w14:textId="11EF0E5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w:t>
      </w:r>
      <w:ins w:id="0" w:author="Harpak, Arbel" w:date="2022-03-31T14:02:00Z">
        <w:r w:rsidR="00FB2E9D">
          <w:rPr>
            <w:rFonts w:ascii="Arial" w:hAnsi="Arial" w:cs="Arial"/>
            <w:color w:val="000000"/>
            <w:sz w:val="22"/>
            <w:szCs w:val="22"/>
          </w:rPr>
          <w:t xml:space="preserve">; yet it seems plausible that </w:t>
        </w:r>
      </w:ins>
      <w:ins w:id="1" w:author="Harpak, Arbel" w:date="2022-03-31T14:03:00Z">
        <w:r w:rsidR="00FB2E9D">
          <w:rPr>
            <w:rFonts w:ascii="Arial" w:hAnsi="Arial" w:cs="Arial"/>
            <w:color w:val="000000"/>
            <w:sz w:val="22"/>
            <w:szCs w:val="22"/>
          </w:rPr>
          <w:t xml:space="preserve">future </w:t>
        </w:r>
      </w:ins>
      <w:ins w:id="2" w:author="Harpak, Arbel" w:date="2022-03-31T14:02:00Z">
        <w:r w:rsidR="00FB2E9D">
          <w:rPr>
            <w:rFonts w:ascii="Arial" w:hAnsi="Arial" w:cs="Arial"/>
            <w:color w:val="000000"/>
            <w:sz w:val="22"/>
            <w:szCs w:val="22"/>
          </w:rPr>
          <w:t>approaches</w:t>
        </w:r>
      </w:ins>
      <w:ins w:id="3" w:author="Harpak, Arbel" w:date="2022-03-31T14:03:00Z">
        <w:r w:rsidR="00FB2E9D">
          <w:rPr>
            <w:rFonts w:ascii="Arial" w:hAnsi="Arial" w:cs="Arial"/>
            <w:color w:val="000000"/>
            <w:sz w:val="22"/>
            <w:szCs w:val="22"/>
          </w:rPr>
          <w:t>—</w:t>
        </w:r>
      </w:ins>
      <w:ins w:id="4" w:author="Harpak, Arbel" w:date="2022-03-31T14:02:00Z">
        <w:r w:rsidR="00FB2E9D">
          <w:rPr>
            <w:rFonts w:ascii="Arial" w:hAnsi="Arial" w:cs="Arial"/>
            <w:color w:val="000000"/>
            <w:sz w:val="22"/>
            <w:szCs w:val="22"/>
          </w:rPr>
          <w:t xml:space="preserve">that better make up for </w:t>
        </w:r>
      </w:ins>
      <w:ins w:id="5" w:author="Harpak, Arbel" w:date="2022-03-31T14:03:00Z">
        <w:r w:rsidR="00FB2E9D">
          <w:rPr>
            <w:rFonts w:ascii="Arial" w:hAnsi="Arial" w:cs="Arial"/>
            <w:color w:val="000000"/>
            <w:sz w:val="22"/>
            <w:szCs w:val="22"/>
          </w:rPr>
          <w:t xml:space="preserve">the loss of accuracy in capturing the additive effect </w:t>
        </w:r>
      </w:ins>
      <w:ins w:id="6" w:author="Harpak, Arbel" w:date="2022-03-31T14:04:00Z">
        <w:r w:rsidR="00A55DD8">
          <w:rPr>
            <w:rFonts w:ascii="Arial" w:hAnsi="Arial" w:cs="Arial"/>
            <w:color w:val="000000"/>
            <w:sz w:val="22"/>
            <w:szCs w:val="22"/>
          </w:rPr>
          <w:t xml:space="preserve">because of higher model complexity—could surpass </w:t>
        </w:r>
      </w:ins>
      <w:ins w:id="7" w:author="Harpak, Arbel" w:date="2022-03-31T14:05:00Z">
        <w:r w:rsidR="00A55DD8">
          <w:rPr>
            <w:rFonts w:ascii="Arial" w:hAnsi="Arial" w:cs="Arial"/>
            <w:color w:val="000000"/>
            <w:sz w:val="22"/>
            <w:szCs w:val="22"/>
          </w:rPr>
          <w:t>the performance of additive models</w:t>
        </w:r>
      </w:ins>
      <w:r w:rsidRPr="002C24E7">
        <w:rPr>
          <w:rFonts w:ascii="Arial" w:hAnsi="Arial" w:cs="Arial"/>
          <w:color w:val="000000"/>
          <w:sz w:val="22"/>
          <w:szCs w:val="22"/>
        </w:rPr>
        <w:t>. </w:t>
      </w:r>
    </w:p>
    <w:p w14:paraId="62B4289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3485656C" w14:textId="02887689" w:rsidR="00F97BCB" w:rsidRPr="002C24E7" w:rsidRDefault="00F97BCB" w:rsidP="004429DC">
      <w:pPr>
        <w:pStyle w:val="Heading2"/>
      </w:pPr>
      <w:r w:rsidRPr="002C24E7">
        <w:t xml:space="preserve">Testosterone as an </w:t>
      </w:r>
      <w:r w:rsidR="00203E0E">
        <w:t>u</w:t>
      </w:r>
      <w:r w:rsidRPr="002C24E7">
        <w:t>nderlier</w:t>
      </w:r>
    </w:p>
    <w:p w14:paraId="7C90A7CA" w14:textId="43216AA8"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varies in its distribution between the sexes. One natural candidate is testosterone. Testosterone may be a key instigator since the </w:t>
      </w:r>
      <w:del w:id="8" w:author="Harpak, Arbel" w:date="2022-03-31T14:06:00Z">
        <w:r w:rsidRPr="002C24E7" w:rsidDel="005133DC">
          <w:rPr>
            <w:rFonts w:ascii="Arial" w:hAnsi="Arial" w:cs="Arial"/>
            <w:color w:val="000000"/>
            <w:sz w:val="22"/>
            <w:szCs w:val="22"/>
          </w:rPr>
          <w:delText xml:space="preserve">sex </w:delText>
        </w:r>
      </w:del>
      <w:r w:rsidRPr="002C24E7">
        <w:rPr>
          <w:rFonts w:ascii="Arial" w:hAnsi="Arial" w:cs="Arial"/>
          <w:color w:val="000000"/>
          <w:sz w:val="22"/>
          <w:szCs w:val="22"/>
        </w:rPr>
        <w:t xml:space="preserve">hormone is present in distinctive pathways and levels between the sexes, and a known </w:t>
      </w:r>
      <w:r w:rsidRPr="002C24E7">
        <w:rPr>
          <w:rFonts w:ascii="Arial" w:hAnsi="Arial" w:cs="Arial"/>
          <w:color w:val="000000"/>
          <w:sz w:val="22"/>
          <w:szCs w:val="22"/>
        </w:rPr>
        <w:lastRenderedPageBreak/>
        <w:t>contributor to the development of male secondary characteristics, and therefore could modulate genetic causes on sex-differentiated traits. </w:t>
      </w:r>
    </w:p>
    <w:p w14:paraId="5481DC21" w14:textId="579C91E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ins w:id="9" w:author="Harpak, Arbel" w:date="2022-03-31T14:08:00Z">
        <w:r w:rsidR="005133DC">
          <w:rPr>
            <w:rFonts w:ascii="Arial" w:hAnsi="Arial" w:cs="Arial"/>
            <w:color w:val="000000"/>
            <w:sz w:val="22"/>
            <w:szCs w:val="22"/>
          </w:rPr>
          <w:t xml:space="preserve"> coefficient</w:t>
        </w:r>
      </w:ins>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REFX 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sidR="0006318D">
        <w:rPr>
          <w:rFonts w:ascii="Arial" w:hAnsi="Arial" w:cs="Arial"/>
          <w:b/>
          <w:bCs/>
          <w:color w:val="000000"/>
          <w:sz w:val="22"/>
          <w:szCs w:val="22"/>
        </w:rPr>
        <w:t>.</w:t>
      </w:r>
      <w:r w:rsidRPr="002C24E7">
        <w:rPr>
          <w:rFonts w:ascii="Arial" w:hAnsi="Arial" w:cs="Arial"/>
          <w:b/>
          <w:bCs/>
          <w:color w:val="000000"/>
          <w:sz w:val="22"/>
          <w:szCs w:val="22"/>
        </w:rPr>
        <w:t xml:space="preserve"> S</w:t>
      </w:r>
      <w:r w:rsidR="0006318D">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14E6BF9F" w14:textId="200A40C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 was a strong correlation between testosterone and the magnitude of genetic effect, for both males and females and for multiple traits–especially ones related to body mass (REFX </w:t>
      </w:r>
      <w:r w:rsidRPr="002C24E7">
        <w:rPr>
          <w:rFonts w:ascii="Arial" w:hAnsi="Arial" w:cs="Arial"/>
          <w:b/>
          <w:bCs/>
          <w:color w:val="000000"/>
          <w:sz w:val="22"/>
          <w:szCs w:val="22"/>
        </w:rPr>
        <w:t>Fig. 5</w:t>
      </w:r>
      <w:r w:rsidRPr="002C24E7">
        <w:rPr>
          <w:rFonts w:ascii="Arial" w:hAnsi="Arial" w:cs="Arial"/>
          <w:color w:val="000000"/>
          <w:sz w:val="22"/>
          <w:szCs w:val="22"/>
        </w:rPr>
        <w:t xml:space="preserve">). BMI (REFX </w:t>
      </w:r>
      <w:r w:rsidRPr="002C24E7">
        <w:rPr>
          <w:rFonts w:ascii="Arial" w:hAnsi="Arial" w:cs="Arial"/>
          <w:b/>
          <w:bCs/>
          <w:color w:val="000000"/>
          <w:sz w:val="22"/>
          <w:szCs w:val="22"/>
        </w:rPr>
        <w:t>Fig. S</w:t>
      </w:r>
      <w:r w:rsidR="007E2D3A">
        <w:rPr>
          <w:rFonts w:ascii="Arial" w:hAnsi="Arial" w:cs="Arial"/>
          <w:b/>
          <w:bCs/>
          <w:color w:val="000000"/>
          <w:sz w:val="22"/>
          <w:szCs w:val="22"/>
        </w:rPr>
        <w:t>9</w:t>
      </w:r>
      <w:r w:rsidRPr="002C24E7">
        <w:rPr>
          <w:rFonts w:ascii="Arial" w:hAnsi="Arial" w:cs="Arial"/>
          <w:color w:val="000000"/>
          <w:sz w:val="22"/>
          <w:szCs w:val="22"/>
        </w:rPr>
        <w:t xml:space="preserve">) and whole body fat mass (REFX </w:t>
      </w:r>
      <w:r w:rsidRPr="002C24E7">
        <w:rPr>
          <w:rFonts w:ascii="Arial" w:hAnsi="Arial" w:cs="Arial"/>
          <w:b/>
          <w:bCs/>
          <w:color w:val="000000"/>
          <w:sz w:val="22"/>
          <w:szCs w:val="22"/>
        </w:rPr>
        <w:t>Fig. 5</w:t>
      </w:r>
      <w:r w:rsidR="004B4881">
        <w:rPr>
          <w:rFonts w:ascii="Arial" w:hAnsi="Arial" w:cs="Arial"/>
          <w:b/>
          <w:bCs/>
          <w:color w:val="000000"/>
          <w:sz w:val="22"/>
          <w:szCs w:val="22"/>
        </w:rPr>
        <w:t>A</w:t>
      </w:r>
      <w:r w:rsidRPr="002C24E7">
        <w:rPr>
          <w:rFonts w:ascii="Arial" w:hAnsi="Arial" w:cs="Arial"/>
          <w:color w:val="000000"/>
          <w:sz w:val="22"/>
          <w:szCs w:val="22"/>
        </w:rPr>
        <w:t xml:space="preserve">) showed significant correlations (Pearson p &lt; 0.05) for both sexes. For </w:t>
      </w:r>
      <w:r w:rsidR="008B007E" w:rsidRPr="002C24E7">
        <w:rPr>
          <w:rFonts w:ascii="Arial" w:hAnsi="Arial" w:cs="Arial"/>
          <w:color w:val="000000"/>
          <w:sz w:val="22"/>
          <w:szCs w:val="22"/>
        </w:rPr>
        <w:t>all</w:t>
      </w:r>
      <w:r w:rsidRPr="002C24E7">
        <w:rPr>
          <w:rFonts w:ascii="Arial" w:hAnsi="Arial" w:cs="Arial"/>
          <w:color w:val="000000"/>
          <w:sz w:val="22"/>
          <w:szCs w:val="22"/>
        </w:rPr>
        <w:t xml:space="preserve"> the body mass related traits, there was a negative correlation between the magnitude of genetic effect and testosterone for males, and a positive correlation for females.  For example, Pearson's correlation coefficient for whole body fat mass in males was -0.86 (</w:t>
      </w:r>
      <w:ins w:id="10" w:author="Harpak, Arbel" w:date="2022-03-31T14:09:00Z">
        <w:r w:rsidR="005133DC">
          <w:rPr>
            <w:rFonts w:ascii="Arial" w:hAnsi="Arial" w:cs="Arial"/>
            <w:color w:val="000000"/>
            <w:sz w:val="22"/>
            <w:szCs w:val="22"/>
          </w:rPr>
          <w:t xml:space="preserve">Pearson </w:t>
        </w:r>
      </w:ins>
      <w:r w:rsidRPr="002C24E7">
        <w:rPr>
          <w:rFonts w:ascii="Arial" w:hAnsi="Arial" w:cs="Arial"/>
          <w:color w:val="000000"/>
          <w:sz w:val="22"/>
          <w:szCs w:val="22"/>
        </w:rPr>
        <w:t>p = 0.001) and 0.76 for females (</w:t>
      </w:r>
      <w:ins w:id="11" w:author="Harpak, Arbel" w:date="2022-03-31T14:09:00Z">
        <w:r w:rsidR="005133DC">
          <w:rPr>
            <w:rFonts w:ascii="Arial" w:hAnsi="Arial" w:cs="Arial"/>
            <w:color w:val="000000"/>
            <w:sz w:val="22"/>
            <w:szCs w:val="22"/>
          </w:rPr>
          <w:t xml:space="preserve">Pearson </w:t>
        </w:r>
      </w:ins>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DefaultPlaceholder_-1854013440"/>
          </w:placeholder>
        </w:sdtPr>
        <w:sdtEndPr/>
        <w:sdtContent>
          <w:r w:rsidR="00DD51E7" w:rsidRPr="00DD51E7">
            <w:rPr>
              <w:rFonts w:ascii="Arial" w:hAnsi="Arial" w:cs="Arial"/>
              <w:color w:val="000000"/>
              <w:sz w:val="22"/>
              <w:szCs w:val="22"/>
            </w:rPr>
            <w:t>(Pasquali, 2006)</w:t>
          </w:r>
        </w:sdtContent>
      </w:sdt>
      <w:r w:rsidRPr="002C24E7">
        <w:rPr>
          <w:rFonts w:ascii="Arial" w:hAnsi="Arial" w:cs="Arial"/>
          <w:color w:val="000000"/>
          <w:sz w:val="22"/>
          <w:szCs w:val="22"/>
        </w:rPr>
        <w:t xml:space="preserve">. Therefore, in body-mass related traits, testosterone may </w:t>
      </w:r>
      <w:r w:rsidR="00AD16DC" w:rsidRPr="002C24E7">
        <w:rPr>
          <w:rFonts w:ascii="Arial" w:hAnsi="Arial" w:cs="Arial"/>
          <w:color w:val="000000"/>
          <w:sz w:val="22"/>
          <w:szCs w:val="22"/>
        </w:rPr>
        <w:t>be modulating</w:t>
      </w:r>
      <w:r w:rsidRPr="002C24E7">
        <w:rPr>
          <w:rFonts w:ascii="Arial" w:hAnsi="Arial" w:cs="Arial"/>
          <w:color w:val="000000"/>
          <w:sz w:val="22"/>
          <w:szCs w:val="22"/>
        </w:rPr>
        <w:t xml:space="preserve"> genetic effects in a sexually-antagonistic manner. </w:t>
      </w:r>
    </w:p>
    <w:p w14:paraId="7352043C" w14:textId="77777777" w:rsidR="00F97BCB" w:rsidRPr="002C24E7" w:rsidRDefault="00F97BCB" w:rsidP="002C24E7">
      <w:pPr>
        <w:spacing w:line="360" w:lineRule="auto"/>
        <w:rPr>
          <w:rFonts w:ascii="Arial" w:hAnsi="Arial" w:cs="Arial"/>
          <w:sz w:val="20"/>
          <w:szCs w:val="20"/>
        </w:rPr>
      </w:pPr>
    </w:p>
    <w:p w14:paraId="2C796AF5" w14:textId="4616A49C" w:rsidR="00F97BCB" w:rsidRPr="002C24E7" w:rsidRDefault="0035364F" w:rsidP="002C24E7">
      <w:pPr>
        <w:pStyle w:val="NormalWeb"/>
        <w:spacing w:before="0" w:beforeAutospacing="0" w:after="0" w:afterAutospacing="0" w:line="360" w:lineRule="auto"/>
        <w:jc w:val="both"/>
        <w:rPr>
          <w:rFonts w:ascii="Arial" w:hAnsi="Arial" w:cs="Arial"/>
          <w:sz w:val="22"/>
          <w:szCs w:val="22"/>
        </w:rPr>
      </w:pPr>
      <w:ins w:id="12" w:author="Harpak, Arbel" w:date="2022-03-31T14:09:00Z">
        <w:r>
          <w:rPr>
            <w:rFonts w:ascii="Arial" w:hAnsi="Arial" w:cs="Arial"/>
            <w:sz w:val="22"/>
            <w:szCs w:val="22"/>
          </w:rPr>
          <w:lastRenderedPageBreak/>
          <w:t>s</w:t>
        </w:r>
      </w:ins>
      <w:r w:rsidR="001D436E" w:rsidRPr="001D436E">
        <w:rPr>
          <w:rFonts w:ascii="Arial" w:hAnsi="Arial" w:cs="Arial"/>
          <w:noProof/>
          <w:sz w:val="22"/>
          <w:szCs w:val="22"/>
        </w:rPr>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7A810D05" w14:textId="1FBE49D1" w:rsidR="00F97BCB" w:rsidRDefault="00F97BCB" w:rsidP="00E07A6C">
      <w:pPr>
        <w:pStyle w:val="NormalWeb"/>
        <w:spacing w:before="0" w:beforeAutospacing="0" w:after="0" w:afterAutospacing="0" w:line="360" w:lineRule="auto"/>
        <w:jc w:val="both"/>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w:t>
      </w:r>
      <w:del w:id="13" w:author="Harpak, Arbel" w:date="2022-03-31T14:11:00Z">
        <w:r w:rsidRPr="002C24E7" w:rsidDel="0035364F">
          <w:rPr>
            <w:rFonts w:ascii="Arial" w:hAnsi="Arial" w:cs="Arial"/>
            <w:color w:val="000000"/>
            <w:sz w:val="20"/>
            <w:szCs w:val="20"/>
          </w:rPr>
          <w:delText xml:space="preserve">signifies </w:delText>
        </w:r>
      </w:del>
      <w:ins w:id="14" w:author="Harpak, Arbel" w:date="2022-03-31T14:11:00Z">
        <w:r w:rsidR="0035364F" w:rsidRPr="002C24E7">
          <w:rPr>
            <w:rFonts w:ascii="Arial" w:hAnsi="Arial" w:cs="Arial"/>
            <w:color w:val="000000"/>
            <w:sz w:val="20"/>
            <w:szCs w:val="20"/>
          </w:rPr>
          <w:t>signif</w:t>
        </w:r>
        <w:r w:rsidR="0035364F">
          <w:rPr>
            <w:rFonts w:ascii="Arial" w:hAnsi="Arial" w:cs="Arial"/>
            <w:color w:val="000000"/>
            <w:sz w:val="20"/>
            <w:szCs w:val="20"/>
          </w:rPr>
          <w:t>y</w:t>
        </w:r>
        <w:r w:rsidR="0035364F" w:rsidRPr="002C24E7">
          <w:rPr>
            <w:rFonts w:ascii="Arial" w:hAnsi="Arial" w:cs="Arial"/>
            <w:color w:val="000000"/>
            <w:sz w:val="20"/>
            <w:szCs w:val="20"/>
          </w:rPr>
          <w:t xml:space="preserve"> </w:t>
        </w:r>
      </w:ins>
      <w:r w:rsidR="0019658F" w:rsidRPr="002C24E7">
        <w:rPr>
          <w:rFonts w:ascii="Arial" w:hAnsi="Arial" w:cs="Arial"/>
          <w:color w:val="000000"/>
          <w:sz w:val="20"/>
          <w:szCs w:val="20"/>
        </w:rPr>
        <w:t>a</w:t>
      </w:r>
      <w:r w:rsidRPr="002C24E7">
        <w:rPr>
          <w:rFonts w:ascii="Arial" w:hAnsi="Arial" w:cs="Arial"/>
          <w:color w:val="000000"/>
          <w:sz w:val="20"/>
          <w:szCs w:val="20"/>
        </w:rPr>
        <w:t xml:space="preserve"> testosterone level bin with overlapping range between males and females</w:t>
      </w:r>
      <w:ins w:id="15" w:author="Harpak, Arbel" w:date="2022-03-31T14:11:00Z">
        <w:r w:rsidR="0035364F">
          <w:rPr>
            <w:rFonts w:ascii="Arial" w:hAnsi="Arial" w:cs="Arial"/>
            <w:color w:val="000000"/>
            <w:sz w:val="20"/>
            <w:szCs w:val="20"/>
          </w:rPr>
          <w:t xml:space="preserve">, and are based on fewer individuals (XXX </w:t>
        </w:r>
      </w:ins>
      <w:ins w:id="16" w:author="Harpak, Arbel" w:date="2022-03-31T14:12:00Z">
        <w:r w:rsidR="0035364F">
          <w:rPr>
            <w:rFonts w:ascii="Arial" w:hAnsi="Arial" w:cs="Arial"/>
            <w:color w:val="000000"/>
            <w:sz w:val="20"/>
            <w:szCs w:val="20"/>
          </w:rPr>
          <w:t>compared to YYY in other bins</w:t>
        </w:r>
      </w:ins>
      <w:ins w:id="17" w:author="Harpak, Arbel" w:date="2022-03-31T14:11:00Z">
        <w:r w:rsidR="0035364F">
          <w:rPr>
            <w:rFonts w:ascii="Arial" w:hAnsi="Arial" w:cs="Arial"/>
            <w:color w:val="000000"/>
            <w:sz w:val="20"/>
            <w:szCs w:val="20"/>
          </w:rPr>
          <w:t>)</w:t>
        </w:r>
      </w:ins>
      <w:r w:rsidRPr="002C24E7">
        <w:rPr>
          <w:rFonts w:ascii="Arial" w:hAnsi="Arial" w:cs="Arial"/>
          <w:color w:val="000000"/>
          <w:sz w:val="20"/>
          <w:szCs w:val="20"/>
        </w:rPr>
        <w:t xml:space="preserve">.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00124D2A">
        <w:rPr>
          <w:rFonts w:ascii="Arial" w:hAnsi="Arial" w:cs="Arial"/>
          <w:color w:val="000000"/>
          <w:sz w:val="22"/>
          <w:szCs w:val="22"/>
        </w:rPr>
        <w:t>90%</w:t>
      </w:r>
      <w:r w:rsidR="00C67424">
        <w:rPr>
          <w:rFonts w:ascii="Arial" w:hAnsi="Arial" w:cs="Arial"/>
          <w:color w:val="000000"/>
          <w:sz w:val="22"/>
          <w:szCs w:val="22"/>
        </w:rPr>
        <w:t xml:space="preserve"> </w:t>
      </w:r>
      <w:r w:rsidR="00124D2A">
        <w:rPr>
          <w:rFonts w:ascii="Arial" w:hAnsi="Arial" w:cs="Arial"/>
          <w:color w:val="000000"/>
          <w:sz w:val="22"/>
          <w:szCs w:val="22"/>
        </w:rPr>
        <w:t>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E07A6C">
      <w:pPr>
        <w:pStyle w:val="NormalWeb"/>
        <w:spacing w:before="0" w:beforeAutospacing="0" w:after="0" w:afterAutospacing="0" w:line="360" w:lineRule="auto"/>
        <w:jc w:val="both"/>
      </w:pPr>
    </w:p>
    <w:p w14:paraId="20959C4B" w14:textId="5872A639" w:rsidR="00F97BCB" w:rsidRPr="002C24E7" w:rsidRDefault="00F97BCB" w:rsidP="004429DC">
      <w:pPr>
        <w:pStyle w:val="Heading2"/>
      </w:pPr>
      <w:del w:id="18" w:author="Harpak, Arbel" w:date="2022-03-31T14:14:00Z">
        <w:r w:rsidRPr="002C24E7" w:rsidDel="0035364F">
          <w:delText xml:space="preserve">Model </w:delText>
        </w:r>
      </w:del>
      <w:ins w:id="19" w:author="Harpak, Arbel" w:date="2022-03-31T14:14:00Z">
        <w:r w:rsidR="0035364F">
          <w:t>A m</w:t>
        </w:r>
        <w:r w:rsidR="0035364F" w:rsidRPr="002C24E7">
          <w:t xml:space="preserve">odel </w:t>
        </w:r>
      </w:ins>
      <w:r w:rsidR="00E07A6C">
        <w:t xml:space="preserve">of </w:t>
      </w:r>
      <w:r w:rsidR="00203E0E">
        <w:t>s</w:t>
      </w:r>
      <w:r w:rsidRPr="002C24E7">
        <w:t xml:space="preserve">hared </w:t>
      </w:r>
      <w:r w:rsidR="00203E0E">
        <w:t>p</w:t>
      </w:r>
      <w:r w:rsidR="00E07A6C">
        <w:t xml:space="preserve">olygenic and </w:t>
      </w:r>
      <w:r w:rsidR="00203E0E">
        <w:t>e</w:t>
      </w:r>
      <w:r w:rsidR="00E07A6C">
        <w:t xml:space="preserve">nvironmental </w:t>
      </w:r>
      <w:r w:rsidR="00203E0E">
        <w:t>a</w:t>
      </w:r>
      <w:r w:rsidRPr="002C24E7">
        <w:t>mplification </w:t>
      </w:r>
    </w:p>
    <w:p w14:paraId="2699A50A" w14:textId="33FF150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If polygenic amplification is a common mechanism, an immediate question of interest is </w:t>
      </w:r>
      <w:r w:rsidR="00AD16DC" w:rsidRPr="002C24E7">
        <w:rPr>
          <w:rFonts w:ascii="Arial" w:hAnsi="Arial" w:cs="Arial"/>
          <w:color w:val="000000"/>
          <w:sz w:val="22"/>
          <w:szCs w:val="22"/>
        </w:rPr>
        <w:t>whether environmental</w:t>
      </w:r>
      <w:r w:rsidRPr="002C24E7">
        <w:rPr>
          <w:rFonts w:ascii="Arial" w:hAnsi="Arial" w:cs="Arial"/>
          <w:color w:val="000000"/>
          <w:sz w:val="22"/>
          <w:szCs w:val="22"/>
        </w:rPr>
        <w:t xml:space="preserve"> effects are amplified across the sexes via modulators shared with polygenic </w:t>
      </w:r>
      <w:r w:rsidRPr="002C24E7">
        <w:rPr>
          <w:rFonts w:ascii="Arial" w:hAnsi="Arial" w:cs="Arial"/>
          <w:color w:val="000000"/>
          <w:sz w:val="22"/>
          <w:szCs w:val="22"/>
        </w:rPr>
        <w:lastRenderedPageBreak/>
        <w:t xml:space="preserve">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DefaultPlaceholder_-1854013440"/>
          </w:placeholder>
        </w:sdtPr>
        <w:sdtEndPr/>
        <w:sdtContent>
          <w:r w:rsidR="00DD51E7" w:rsidRPr="00DD51E7">
            <w:rPr>
              <w:rFonts w:ascii="Arial" w:hAnsi="Arial" w:cs="Arial"/>
              <w:color w:val="000000"/>
              <w:sz w:val="22"/>
              <w:szCs w:val="22"/>
            </w:rPr>
            <w:t>(Liu et al., 2010)</w:t>
          </w:r>
        </w:sdtContent>
      </w:sdt>
      <w:r w:rsidRPr="002C24E7">
        <w:rPr>
          <w:rFonts w:ascii="Arial" w:hAnsi="Arial" w:cs="Arial"/>
          <w:color w:val="000000"/>
          <w:sz w:val="22"/>
          <w:szCs w:val="22"/>
        </w:rPr>
        <w:t xml:space="preserve">. However, after resistance exercise at similar intensities, males experienced sustained upregulation of such genes, while in females, levels returned sooner to the resting state (REFX </w:t>
      </w:r>
      <w:r w:rsidR="00744757">
        <w:rPr>
          <w:rFonts w:ascii="Arial" w:hAnsi="Arial" w:cs="Arial"/>
          <w:b/>
          <w:bCs/>
          <w:color w:val="000000"/>
          <w:sz w:val="22"/>
          <w:szCs w:val="22"/>
        </w:rPr>
        <w:t xml:space="preserve">Fig. </w:t>
      </w:r>
      <w:r w:rsidR="00C40620" w:rsidRPr="00744757">
        <w:rPr>
          <w:rFonts w:ascii="Arial" w:hAnsi="Arial" w:cs="Arial"/>
          <w:b/>
          <w:bCs/>
          <w:color w:val="000000"/>
          <w:sz w:val="22"/>
          <w:szCs w:val="22"/>
        </w:rPr>
        <w:t>S</w:t>
      </w:r>
      <w:r w:rsidR="000F22E5">
        <w:rPr>
          <w:rFonts w:ascii="Arial" w:hAnsi="Arial" w:cs="Arial"/>
          <w:b/>
          <w:bCs/>
          <w:color w:val="000000"/>
          <w:sz w:val="22"/>
          <w:szCs w:val="22"/>
        </w:rPr>
        <w:t>11</w:t>
      </w:r>
      <w:r w:rsidRPr="002C24E7">
        <w:rPr>
          <w:rFonts w:ascii="Arial" w:hAnsi="Arial" w:cs="Arial"/>
          <w:color w:val="000000"/>
          <w:sz w:val="22"/>
          <w:szCs w:val="22"/>
        </w:rPr>
        <w:t xml:space="preserve">). It is plausible that shared modulators, such as sex hormones, drive a difference in the magnitude of effect of core genes such as IGF-1 and thus </w:t>
      </w:r>
      <w:r w:rsidR="008B007E" w:rsidRPr="002C24E7">
        <w:rPr>
          <w:rFonts w:ascii="Arial" w:hAnsi="Arial" w:cs="Arial"/>
          <w:color w:val="000000"/>
          <w:sz w:val="22"/>
          <w:szCs w:val="22"/>
        </w:rPr>
        <w:t>all</w:t>
      </w:r>
      <w:r w:rsidRPr="002C24E7">
        <w:rPr>
          <w:rFonts w:ascii="Arial" w:hAnsi="Arial" w:cs="Arial"/>
          <w:color w:val="000000"/>
          <w:sz w:val="22"/>
          <w:szCs w:val="22"/>
        </w:rPr>
        <w:t xml:space="preserve"> its genetic and environmental regulators.</w:t>
      </w:r>
    </w:p>
    <w:p w14:paraId="6F5D4885" w14:textId="1F80A4A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To generalize this intuition into a model</w:t>
      </w:r>
      <w:del w:id="20" w:author="Harpak, Arbel" w:date="2022-04-01T11:59:00Z">
        <w:r w:rsidRPr="002C24E7" w:rsidDel="00057A2F">
          <w:rPr>
            <w:rFonts w:ascii="Arial" w:hAnsi="Arial" w:cs="Arial"/>
            <w:color w:val="000000"/>
            <w:sz w:val="22"/>
            <w:szCs w:val="22"/>
          </w:rPr>
          <w:delText xml:space="preserve">, </w:delText>
        </w:r>
      </w:del>
      <w:ins w:id="21" w:author="Harpak, Arbel" w:date="2022-04-01T11:59:00Z">
        <w:r w:rsidR="00057A2F">
          <w:rPr>
            <w:rFonts w:ascii="Arial" w:hAnsi="Arial" w:cs="Arial"/>
            <w:color w:val="000000"/>
            <w:sz w:val="22"/>
            <w:szCs w:val="22"/>
          </w:rPr>
          <w:t>:</w:t>
        </w:r>
        <w:r w:rsidR="00057A2F" w:rsidRPr="002C24E7">
          <w:rPr>
            <w:rFonts w:ascii="Arial" w:hAnsi="Arial" w:cs="Arial"/>
            <w:color w:val="000000"/>
            <w:sz w:val="22"/>
            <w:szCs w:val="22"/>
          </w:rPr>
          <w:t xml:space="preserve"> </w:t>
        </w:r>
      </w:ins>
      <w:del w:id="22" w:author="Harpak, Arbel" w:date="2022-04-01T11:59:00Z">
        <w:r w:rsidR="00C40620" w:rsidRPr="002C24E7" w:rsidDel="00057A2F">
          <w:rPr>
            <w:rFonts w:ascii="Arial" w:hAnsi="Arial" w:cs="Arial"/>
            <w:color w:val="000000"/>
            <w:sz w:val="22"/>
            <w:szCs w:val="22"/>
          </w:rPr>
          <w:delText>if</w:delText>
        </w:r>
        <w:r w:rsidRPr="002C24E7" w:rsidDel="00057A2F">
          <w:rPr>
            <w:rFonts w:ascii="Arial" w:hAnsi="Arial" w:cs="Arial"/>
            <w:color w:val="000000"/>
            <w:sz w:val="22"/>
            <w:szCs w:val="22"/>
          </w:rPr>
          <w:delText xml:space="preserve"> </w:delText>
        </w:r>
      </w:del>
      <w:ins w:id="23" w:author="Harpak, Arbel" w:date="2022-04-01T11:59:00Z">
        <w:r w:rsidR="00057A2F">
          <w:rPr>
            <w:rFonts w:ascii="Arial" w:hAnsi="Arial" w:cs="Arial"/>
            <w:color w:val="000000"/>
            <w:sz w:val="22"/>
            <w:szCs w:val="22"/>
          </w:rPr>
          <w:t>I</w:t>
        </w:r>
        <w:r w:rsidR="00057A2F" w:rsidRPr="002C24E7">
          <w:rPr>
            <w:rFonts w:ascii="Arial" w:hAnsi="Arial" w:cs="Arial"/>
            <w:color w:val="000000"/>
            <w:sz w:val="22"/>
            <w:szCs w:val="22"/>
          </w:rPr>
          <w:t xml:space="preserve">f </w:t>
        </w:r>
      </w:ins>
      <w:r w:rsidRPr="002C24E7">
        <w:rPr>
          <w:rFonts w:ascii="Arial" w:hAnsi="Arial" w:cs="Arial"/>
          <w:color w:val="000000"/>
          <w:sz w:val="22"/>
          <w:szCs w:val="22"/>
        </w:rPr>
        <w:t xml:space="preserve">amplification mechanisms </w:t>
      </w:r>
      <w:r w:rsidR="008B007E" w:rsidRPr="002C24E7">
        <w:rPr>
          <w:rFonts w:ascii="Arial" w:hAnsi="Arial" w:cs="Arial"/>
          <w:color w:val="000000"/>
          <w:sz w:val="22"/>
          <w:szCs w:val="22"/>
        </w:rPr>
        <w:t>are shared</w:t>
      </w:r>
      <w:r w:rsidRPr="002C24E7">
        <w:rPr>
          <w:rFonts w:ascii="Arial" w:hAnsi="Arial" w:cs="Arial"/>
          <w:color w:val="000000"/>
          <w:sz w:val="22"/>
          <w:szCs w:val="22"/>
        </w:rPr>
        <w:t>,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68B418FD" w14:textId="4D8A384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Consider the within-sex additive model of REFX </w:t>
      </w:r>
      <w:r w:rsidRPr="002C24E7">
        <w:rPr>
          <w:rFonts w:ascii="Arial" w:hAnsi="Arial" w:cs="Arial"/>
          <w:b/>
          <w:bCs/>
          <w:color w:val="000000"/>
          <w:sz w:val="22"/>
          <w:szCs w:val="22"/>
        </w:rPr>
        <w:t xml:space="preserve">Eq. </w:t>
      </w:r>
      <w:r w:rsidR="00366298">
        <w:rPr>
          <w:rFonts w:ascii="Arial" w:hAnsi="Arial" w:cs="Arial"/>
          <w:b/>
          <w:bCs/>
          <w:color w:val="000000"/>
          <w:sz w:val="22"/>
          <w:szCs w:val="22"/>
        </w:rPr>
        <w:t>1</w:t>
      </w:r>
      <w:r w:rsidRPr="002C24E7">
        <w:rPr>
          <w:rFonts w:ascii="Arial" w:hAnsi="Arial" w:cs="Arial"/>
          <w:color w:val="000000"/>
          <w:sz w:val="22"/>
          <w:szCs w:val="22"/>
        </w:rPr>
        <w:t xml:space="preserve"> in the section “</w:t>
      </w:r>
      <w:r w:rsidR="00BC61A6">
        <w:rPr>
          <w:rFonts w:ascii="Arial" w:hAnsi="Arial" w:cs="Arial"/>
          <w:b/>
          <w:bCs/>
          <w:color w:val="000000"/>
          <w:sz w:val="22"/>
          <w:szCs w:val="22"/>
        </w:rPr>
        <w:t xml:space="preserve">The limited scope of analyzing </w:t>
      </w:r>
      <w:proofErr w:type="spellStart"/>
      <w:r w:rsidR="00BC61A6">
        <w:rPr>
          <w:rFonts w:ascii="Arial" w:hAnsi="Arial" w:cs="Arial"/>
          <w:b/>
          <w:bCs/>
          <w:color w:val="000000"/>
          <w:sz w:val="22"/>
          <w:szCs w:val="22"/>
        </w:rPr>
        <w:t>GxSex</w:t>
      </w:r>
      <w:proofErr w:type="spellEnd"/>
      <w:r w:rsidR="00BC61A6">
        <w:rPr>
          <w:rFonts w:ascii="Arial" w:hAnsi="Arial" w:cs="Arial"/>
          <w:b/>
          <w:bCs/>
          <w:color w:val="000000"/>
          <w:sz w:val="22"/>
          <w:szCs w:val="22"/>
        </w:rPr>
        <w:t xml:space="preserve"> via heritability</w:t>
      </w:r>
      <w:r w:rsidR="001B5ED6">
        <w:rPr>
          <w:rFonts w:ascii="Arial" w:hAnsi="Arial" w:cs="Arial"/>
          <w:b/>
          <w:bCs/>
          <w:color w:val="000000"/>
          <w:sz w:val="22"/>
          <w:szCs w:val="22"/>
        </w:rPr>
        <w:t xml:space="preserve"> differences and genetic correlations</w:t>
      </w:r>
      <w:r w:rsidRPr="002C24E7">
        <w:rPr>
          <w:rFonts w:ascii="Arial" w:hAnsi="Arial" w:cs="Arial"/>
          <w:color w:val="000000"/>
          <w:sz w:val="22"/>
          <w:szCs w:val="22"/>
        </w:rPr>
        <w:t xml:space="preserve">” above. For </w:t>
      </w:r>
      <w:r w:rsidR="008B007E" w:rsidRPr="002C24E7">
        <w:rPr>
          <w:rFonts w:ascii="Arial" w:hAnsi="Arial" w:cs="Arial"/>
          <w:color w:val="000000"/>
          <w:sz w:val="22"/>
          <w:szCs w:val="22"/>
        </w:rPr>
        <w:t>a</w:t>
      </w:r>
      <w:r w:rsidRPr="002C24E7">
        <w:rPr>
          <w:rFonts w:ascii="Arial" w:hAnsi="Arial" w:cs="Arial"/>
          <w:color w:val="000000"/>
          <w:sz w:val="22"/>
          <w:szCs w:val="22"/>
        </w:rPr>
        <w:t xml:space="preserve">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in sex </w:t>
      </w:r>
      <m:oMath>
        <m:r>
          <w:rPr>
            <w:rFonts w:ascii="Cambria Math" w:hAnsi="Cambria Math" w:cs="Arial"/>
            <w:color w:val="000000"/>
            <w:sz w:val="22"/>
            <w:szCs w:val="22"/>
          </w:rPr>
          <m:t>z∈{M,F}</m:t>
        </m:r>
      </m:oMath>
      <w:r w:rsidRPr="002C24E7">
        <w:rPr>
          <w:rFonts w:ascii="Arial" w:hAnsi="Arial" w:cs="Arial"/>
          <w:color w:val="000000"/>
          <w:sz w:val="22"/>
          <w:szCs w:val="22"/>
        </w:rPr>
        <w:t>  </w:t>
      </w:r>
    </w:p>
    <w:p w14:paraId="2961F61E" w14:textId="77777777" w:rsidR="00AD16DC" w:rsidRPr="002C24E7" w:rsidRDefault="00AD16DC"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16DC" w:rsidRPr="008D0E34" w14:paraId="70F59556" w14:textId="77777777" w:rsidTr="00F2761A">
        <w:tc>
          <w:tcPr>
            <w:tcW w:w="8815" w:type="dxa"/>
          </w:tcPr>
          <w:p w14:paraId="1564FA7A" w14:textId="380BEDC9" w:rsidR="00AD16DC" w:rsidRPr="008C5635" w:rsidRDefault="00B45320" w:rsidP="007F55B5">
            <w:pPr>
              <w:spacing w:line="360" w:lineRule="auto"/>
              <w:jc w:val="center"/>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AD16DC" w:rsidRPr="008C5635">
              <w:rPr>
                <w:rFonts w:ascii="Arial" w:eastAsiaTheme="minorEastAsia" w:hAnsi="Arial" w:cs="Arial"/>
              </w:rPr>
              <w:t>,</w:t>
            </w:r>
          </w:p>
        </w:tc>
        <w:tc>
          <w:tcPr>
            <w:tcW w:w="535" w:type="dxa"/>
          </w:tcPr>
          <w:p w14:paraId="5DE9E4A6" w14:textId="71952E93" w:rsidR="00AD16DC" w:rsidRPr="008D0E34" w:rsidRDefault="00AD16DC" w:rsidP="007F55B5">
            <w:pPr>
              <w:spacing w:line="360" w:lineRule="auto"/>
              <w:jc w:val="right"/>
              <w:rPr>
                <w:rFonts w:ascii="Arial" w:hAnsi="Arial" w:cs="Arial"/>
              </w:rPr>
            </w:pPr>
            <w:r w:rsidRPr="008D0E34">
              <w:rPr>
                <w:rFonts w:ascii="Arial" w:hAnsi="Arial" w:cs="Arial"/>
              </w:rPr>
              <w:t>(</w:t>
            </w:r>
            <w:r>
              <w:rPr>
                <w:rFonts w:ascii="Arial" w:hAnsi="Arial" w:cs="Arial"/>
              </w:rPr>
              <w:t>6</w:t>
            </w:r>
            <w:r w:rsidRPr="008D0E34">
              <w:rPr>
                <w:rFonts w:ascii="Arial" w:hAnsi="Arial" w:cs="Arial"/>
              </w:rPr>
              <w:t>)</w:t>
            </w:r>
          </w:p>
        </w:tc>
      </w:tr>
    </w:tbl>
    <w:p w14:paraId="2F12A22C" w14:textId="77777777" w:rsidR="002A72F6" w:rsidRDefault="002A72F6" w:rsidP="002C24E7">
      <w:pPr>
        <w:pStyle w:val="NormalWeb"/>
        <w:spacing w:before="0" w:beforeAutospacing="0" w:after="0" w:afterAutospacing="0" w:line="360" w:lineRule="auto"/>
        <w:rPr>
          <w:rFonts w:ascii="Arial" w:hAnsi="Arial" w:cs="Arial"/>
          <w:color w:val="000000"/>
          <w:sz w:val="22"/>
          <w:szCs w:val="22"/>
        </w:rPr>
      </w:pPr>
    </w:p>
    <w:p w14:paraId="1D2912B2" w14:textId="434F57C6"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and</w:t>
      </w:r>
    </w:p>
    <w:p w14:paraId="23B3107E" w14:textId="77777777" w:rsidR="002A72F6" w:rsidRPr="002C24E7" w:rsidRDefault="002A72F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A72F6" w:rsidRPr="008D0E34" w14:paraId="17009081" w14:textId="77777777" w:rsidTr="00F2761A">
        <w:tc>
          <w:tcPr>
            <w:tcW w:w="8815" w:type="dxa"/>
          </w:tcPr>
          <w:p w14:paraId="04478275" w14:textId="48F229FF" w:rsidR="002A72F6" w:rsidRPr="008C5635" w:rsidRDefault="00B45320"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del w:id="24" w:author="Harpak, Arbel" w:date="2022-04-01T12:01:00Z">
                        <w:rPr>
                          <w:rFonts w:ascii="Cambria Math" w:eastAsiaTheme="minorEastAsia" w:hAnsi="Cambria Math" w:cs="Arial"/>
                        </w:rPr>
                        <m:t>variant</m:t>
                      </w:del>
                    </m:r>
                    <m:r>
                      <w:ins w:id="25" w:author="Harpak, Arbel" w:date="2022-04-01T12:01:00Z">
                        <w:rPr>
                          <w:rFonts w:ascii="Cambria Math" w:eastAsiaTheme="minorEastAsia" w:hAnsi="Cambria Math" w:cs="Arial"/>
                        </w:rPr>
                        <m:t>site i</m:t>
                      </w:ins>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4664759B" w14:textId="1E494FBD" w:rsidR="002A72F6" w:rsidRPr="008D0E34" w:rsidRDefault="002A72F6" w:rsidP="007F55B5">
            <w:pPr>
              <w:spacing w:line="360" w:lineRule="auto"/>
              <w:jc w:val="right"/>
              <w:rPr>
                <w:rFonts w:ascii="Arial" w:hAnsi="Arial" w:cs="Arial"/>
              </w:rPr>
            </w:pPr>
            <w:r w:rsidRPr="008D0E34">
              <w:rPr>
                <w:rFonts w:ascii="Arial" w:hAnsi="Arial" w:cs="Arial"/>
              </w:rPr>
              <w:t>(</w:t>
            </w:r>
            <w:r w:rsidR="00247426">
              <w:rPr>
                <w:rFonts w:ascii="Arial" w:hAnsi="Arial" w:cs="Arial"/>
              </w:rPr>
              <w:t>7</w:t>
            </w:r>
            <w:r w:rsidRPr="008D0E34">
              <w:rPr>
                <w:rFonts w:ascii="Arial" w:hAnsi="Arial" w:cs="Arial"/>
              </w:rPr>
              <w:t>)</w:t>
            </w:r>
          </w:p>
        </w:tc>
      </w:tr>
    </w:tbl>
    <w:p w14:paraId="69C1E95F" w14:textId="77777777" w:rsidR="002A72F6" w:rsidRDefault="002A72F6" w:rsidP="002C24E7">
      <w:pPr>
        <w:pStyle w:val="NormalWeb"/>
        <w:spacing w:before="0" w:beforeAutospacing="0" w:after="0" w:afterAutospacing="0" w:line="360" w:lineRule="auto"/>
        <w:jc w:val="both"/>
        <w:rPr>
          <w:rFonts w:ascii="Arial" w:hAnsi="Arial" w:cs="Arial"/>
          <w:color w:val="000000"/>
          <w:sz w:val="22"/>
          <w:szCs w:val="22"/>
        </w:rPr>
      </w:pPr>
    </w:p>
    <w:p w14:paraId="7645F774" w14:textId="2399E61F" w:rsidR="00F97BCB" w:rsidRDefault="002A72F6" w:rsidP="002C24E7">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w:t>
      </w:r>
      <w:r w:rsidR="00F97BCB" w:rsidRPr="002C24E7">
        <w:rPr>
          <w:rFonts w:ascii="Arial" w:hAnsi="Arial" w:cs="Arial"/>
          <w:color w:val="000000"/>
          <w:sz w:val="22"/>
          <w:szCs w:val="22"/>
        </w:rPr>
        <w:t xml:space="preserve">s </w:t>
      </w:r>
      <w:r w:rsidR="00A61BA0" w:rsidRPr="002C24E7">
        <w:rPr>
          <w:rFonts w:ascii="Arial" w:hAnsi="Arial" w:cs="Arial"/>
          <w:color w:val="000000"/>
          <w:sz w:val="22"/>
          <w:szCs w:val="22"/>
        </w:rPr>
        <w:t>the polygenic</w:t>
      </w:r>
      <w:r w:rsidR="00F97BCB" w:rsidRPr="002C24E7">
        <w:rPr>
          <w:rFonts w:ascii="Arial" w:hAnsi="Arial" w:cs="Arial"/>
          <w:color w:val="000000"/>
          <w:sz w:val="22"/>
          <w:szCs w:val="22"/>
        </w:rPr>
        <w:t xml:space="preserve"> effect where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00F97BCB"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DefaultPlaceholder_-1854013440"/>
          </w:placeholder>
        </w:sdtPr>
        <w:sdtEndPr/>
        <w:sdtContent>
          <w:r w:rsidR="00DD51E7">
            <w:t>(Harpak &amp; Przeworski, 2021)</w:t>
          </w:r>
        </w:sdtContent>
      </w:sdt>
      <w:r w:rsidR="008B007E">
        <w:rPr>
          <w:rFonts w:ascii="Arial" w:hAnsi="Arial" w:cs="Arial"/>
          <w:color w:val="000000"/>
          <w:sz w:val="22"/>
          <w:szCs w:val="22"/>
        </w:rPr>
        <w:t>.</w:t>
      </w:r>
      <w:r w:rsidR="00F97BCB" w:rsidRPr="002C24E7">
        <w:rPr>
          <w:rFonts w:ascii="Arial" w:hAnsi="Arial" w:cs="Arial"/>
          <w:color w:val="000000"/>
          <w:sz w:val="22"/>
          <w:szCs w:val="22"/>
        </w:rPr>
        <w:t xml:space="preserve"> We assume here for simplicity that </w:t>
      </w:r>
      <w:del w:id="26" w:author="Harpak, Arbel" w:date="2022-04-01T12:03:00Z">
        <w:r w:rsidR="00F97BCB" w:rsidRPr="002C24E7" w:rsidDel="00952ABD">
          <w:rPr>
            <w:rFonts w:ascii="Arial" w:hAnsi="Arial" w:cs="Arial"/>
            <w:color w:val="000000"/>
            <w:sz w:val="22"/>
            <w:szCs w:val="22"/>
          </w:rPr>
          <w:delText xml:space="preserve">GxSex </w:delText>
        </w:r>
      </w:del>
      <w:ins w:id="27" w:author="Harpak, Arbel" w:date="2022-04-01T12:03:00Z">
        <w:r w:rsidR="00952ABD">
          <w:rPr>
            <w:rFonts w:ascii="Arial" w:hAnsi="Arial" w:cs="Arial"/>
            <w:color w:val="000000"/>
            <w:sz w:val="22"/>
            <w:szCs w:val="22"/>
          </w:rPr>
          <w:t>male genetic effects relate to female effects</w:t>
        </w:r>
      </w:ins>
      <w:del w:id="28" w:author="Harpak, Arbel" w:date="2022-04-01T12:02:00Z">
        <w:r w:rsidR="00F97BCB" w:rsidRPr="002C24E7" w:rsidDel="00952ABD">
          <w:rPr>
            <w:rFonts w:ascii="Arial" w:hAnsi="Arial" w:cs="Arial"/>
            <w:color w:val="000000"/>
            <w:sz w:val="22"/>
            <w:szCs w:val="22"/>
          </w:rPr>
          <w:delText xml:space="preserve">which we will simplify into denoted by </w:delText>
        </w:r>
      </w:del>
      <m:oMath>
        <m:r>
          <w:del w:id="29" w:author="Harpak, Arbel" w:date="2022-04-01T12:02:00Z">
            <w:rPr>
              <w:rFonts w:ascii="Cambria Math" w:hAnsi="Cambria Math" w:cs="Arial"/>
              <w:color w:val="000000"/>
              <w:sz w:val="22"/>
              <w:szCs w:val="22"/>
            </w:rPr>
            <m:t>α</m:t>
          </w:del>
        </m:r>
      </m:oMath>
      <w:del w:id="30" w:author="Harpak, Arbel" w:date="2022-04-01T12:02:00Z">
        <w:r w:rsidR="00F97BCB" w:rsidRPr="002C24E7" w:rsidDel="00952ABD">
          <w:rPr>
            <w:rFonts w:ascii="Arial" w:hAnsi="Arial" w:cs="Arial"/>
            <w:color w:val="000000"/>
            <w:sz w:val="22"/>
            <w:szCs w:val="22"/>
          </w:rPr>
          <w:delText xml:space="preserve"> </w:delText>
        </w:r>
      </w:del>
      <w:del w:id="31" w:author="Harpak, Arbel" w:date="2022-04-01T12:03:00Z">
        <w:r w:rsidR="00F97BCB" w:rsidRPr="002C24E7" w:rsidDel="00952ABD">
          <w:rPr>
            <w:rFonts w:ascii="Arial" w:hAnsi="Arial" w:cs="Arial"/>
            <w:color w:val="000000"/>
            <w:sz w:val="22"/>
            <w:szCs w:val="22"/>
          </w:rPr>
          <w:delText>acts</w:delText>
        </w:r>
      </w:del>
      <w:r w:rsidR="00F97BCB" w:rsidRPr="002C24E7">
        <w:rPr>
          <w:rFonts w:ascii="Arial" w:hAnsi="Arial" w:cs="Arial"/>
          <w:color w:val="000000"/>
          <w:sz w:val="22"/>
          <w:szCs w:val="22"/>
        </w:rPr>
        <w:t xml:space="preserve"> solely through </w:t>
      </w:r>
      <w:ins w:id="32" w:author="Harpak, Arbel" w:date="2022-04-01T12:03:00Z">
        <w:r w:rsidR="00952ABD">
          <w:rPr>
            <w:rFonts w:ascii="Arial" w:hAnsi="Arial" w:cs="Arial"/>
            <w:color w:val="000000"/>
            <w:sz w:val="22"/>
            <w:szCs w:val="22"/>
          </w:rPr>
          <w:t xml:space="preserve">a shared </w:t>
        </w:r>
      </w:ins>
      <w:r w:rsidR="00F97BCB" w:rsidRPr="002C24E7">
        <w:rPr>
          <w:rFonts w:ascii="Arial" w:hAnsi="Arial" w:cs="Arial"/>
          <w:color w:val="000000"/>
          <w:sz w:val="22"/>
          <w:szCs w:val="22"/>
        </w:rPr>
        <w:t xml:space="preserve">polygenic amplification </w:t>
      </w:r>
      <w:del w:id="33" w:author="Harpak, Arbel" w:date="2022-04-01T12:03:00Z">
        <w:r w:rsidR="00F97BCB" w:rsidRPr="002C24E7" w:rsidDel="00952ABD">
          <w:rPr>
            <w:rFonts w:ascii="Arial" w:hAnsi="Arial" w:cs="Arial"/>
            <w:color w:val="000000"/>
            <w:sz w:val="22"/>
            <w:szCs w:val="22"/>
          </w:rPr>
          <w:delText xml:space="preserve">by a </w:delText>
        </w:r>
      </w:del>
      <w:r w:rsidR="00F97BCB" w:rsidRPr="002C24E7">
        <w:rPr>
          <w:rFonts w:ascii="Arial" w:hAnsi="Arial" w:cs="Arial"/>
          <w:color w:val="000000"/>
          <w:sz w:val="22"/>
          <w:szCs w:val="22"/>
        </w:rPr>
        <w:t xml:space="preserve">constant, </w:t>
      </w:r>
      <w:r w:rsidR="00247426">
        <w:rPr>
          <w:rFonts w:ascii="Cambria Math" w:hAnsi="Cambria Math" w:cs="Arial"/>
          <w:color w:val="000000"/>
          <w:sz w:val="22"/>
          <w:szCs w:val="22"/>
        </w:rPr>
        <w:t>α</w:t>
      </w:r>
      <w:del w:id="34" w:author="Harpak, Arbel" w:date="2022-04-01T12:03:00Z">
        <w:r w:rsidR="00F97BCB" w:rsidRPr="002C24E7" w:rsidDel="00952ABD">
          <w:rPr>
            <w:rFonts w:ascii="Arial" w:hAnsi="Arial" w:cs="Arial"/>
            <w:color w:val="000000"/>
            <w:sz w:val="22"/>
            <w:szCs w:val="22"/>
          </w:rPr>
          <w:delText xml:space="preserve">. Following this model, the male effect size is derived </w:delText>
        </w:r>
      </w:del>
      <w:del w:id="35" w:author="Harpak, Arbel" w:date="2022-04-01T12:02:00Z">
        <w:r w:rsidR="00F97BCB" w:rsidRPr="002C24E7" w:rsidDel="00952ABD">
          <w:rPr>
            <w:rFonts w:ascii="Arial" w:hAnsi="Arial" w:cs="Arial"/>
            <w:color w:val="000000"/>
            <w:sz w:val="22"/>
            <w:szCs w:val="22"/>
          </w:rPr>
          <w:delText>from  </w:delText>
        </w:r>
      </w:del>
      <w:ins w:id="36" w:author="Harpak, Arbel" w:date="2022-04-01T12:03:00Z">
        <w:r w:rsidR="00952ABD">
          <w:rPr>
            <w:rFonts w:ascii="Arial" w:hAnsi="Arial" w:cs="Arial"/>
            <w:color w:val="000000"/>
            <w:sz w:val="22"/>
            <w:szCs w:val="22"/>
          </w:rPr>
          <w:t>,</w:t>
        </w:r>
      </w:ins>
    </w:p>
    <w:p w14:paraId="5C6871AF" w14:textId="77777777" w:rsidR="00247426" w:rsidRPr="002C24E7" w:rsidRDefault="00247426"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47426" w:rsidRPr="008D0E34" w14:paraId="5E777605" w14:textId="77777777" w:rsidTr="00F2761A">
        <w:tc>
          <w:tcPr>
            <w:tcW w:w="8815" w:type="dxa"/>
          </w:tcPr>
          <w:p w14:paraId="611337B6" w14:textId="319BD288" w:rsidR="00247426" w:rsidRPr="008C5635" w:rsidRDefault="00B45320" w:rsidP="007F55B5">
            <w:pPr>
              <w:spacing w:line="360" w:lineRule="auto"/>
              <w:jc w:val="center"/>
              <w:rPr>
                <w:rFonts w:ascii="Arial" w:hAnsi="Arial"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r>
                <w:del w:id="37" w:author="Harpak, Arbel" w:date="2022-04-01T12:04:00Z">
                  <m:rPr>
                    <m:sty m:val="p"/>
                  </m:rPr>
                  <w:rPr>
                    <w:rFonts w:ascii="Cambria Math" w:eastAsiaTheme="minorEastAsia" w:hAnsi="Cambria Math" w:cs="Arial"/>
                    <w:rPrChange w:id="38" w:author="Harpak, Arbel" w:date="2022-04-01T12:04:00Z">
                      <w:rPr>
                        <w:rFonts w:ascii="Cambria Math" w:eastAsiaTheme="minorEastAsia" w:hAnsi="Cambria Math" w:cs="Arial"/>
                      </w:rPr>
                    </w:rPrChange>
                  </w:rPr>
                  <m:t>;</m:t>
                </w:del>
              </m:r>
            </m:oMath>
            <w:r w:rsidR="00247426">
              <w:rPr>
                <w:rFonts w:ascii="Arial" w:eastAsiaTheme="minorEastAsia" w:hAnsi="Arial" w:cs="Arial"/>
              </w:rPr>
              <w:t xml:space="preserve">    </w:t>
            </w:r>
            <m:oMath>
              <m:r>
                <w:ins w:id="39" w:author="Harpak, Arbel" w:date="2022-04-01T12:04:00Z">
                  <w:rPr>
                    <w:rFonts w:ascii="Cambria Math" w:eastAsiaTheme="minorEastAsia" w:hAnsi="Cambria Math" w:cs="Arial"/>
                  </w:rPr>
                  <m:t>∀i</m:t>
                </w:ins>
              </m:r>
              <m:r>
                <w:ins w:id="40" w:author="Harpak, Arbel" w:date="2022-04-01T12:04:00Z">
                  <w:rPr>
                    <w:rFonts w:ascii="Cambria Math" w:eastAsiaTheme="minorEastAsia" w:hAnsi="Cambria Math" w:cs="Arial"/>
                  </w:rPr>
                  <m:t xml:space="preserve">;  </m:t>
                </w:ins>
              </m:r>
            </m:oMath>
            <w:del w:id="41" w:author="Harpak, Arbel" w:date="2022-04-01T12:04:00Z">
              <w:r w:rsidR="00247426" w:rsidDel="00952ABD">
                <w:rPr>
                  <w:rFonts w:ascii="Arial" w:eastAsiaTheme="minorEastAsia" w:hAnsi="Arial" w:cs="Arial"/>
                </w:rPr>
                <w:delText xml:space="preserve"> </w:delText>
              </w:r>
            </w:del>
            <m:oMath>
              <m:r>
                <w:rPr>
                  <w:rFonts w:ascii="Cambria Math" w:eastAsiaTheme="minorEastAsia" w:hAnsi="Cambria Math" w:cs="Arial"/>
                </w:rPr>
                <m:t>α&gt;0</m:t>
              </m:r>
            </m:oMath>
          </w:p>
        </w:tc>
        <w:tc>
          <w:tcPr>
            <w:tcW w:w="535" w:type="dxa"/>
          </w:tcPr>
          <w:p w14:paraId="394D1DA8" w14:textId="3F713E74" w:rsidR="00247426" w:rsidRPr="008D0E34" w:rsidRDefault="00247426" w:rsidP="007F55B5">
            <w:pPr>
              <w:spacing w:line="360" w:lineRule="auto"/>
              <w:jc w:val="right"/>
              <w:rPr>
                <w:rFonts w:ascii="Arial" w:hAnsi="Arial" w:cs="Arial"/>
              </w:rPr>
            </w:pPr>
            <w:r w:rsidRPr="008D0E34">
              <w:rPr>
                <w:rFonts w:ascii="Arial" w:hAnsi="Arial" w:cs="Arial"/>
              </w:rPr>
              <w:t>(</w:t>
            </w:r>
            <w:r>
              <w:rPr>
                <w:rFonts w:ascii="Arial" w:hAnsi="Arial" w:cs="Arial"/>
              </w:rPr>
              <w:t>8</w:t>
            </w:r>
            <w:r w:rsidRPr="008D0E34">
              <w:rPr>
                <w:rFonts w:ascii="Arial" w:hAnsi="Arial" w:cs="Arial"/>
              </w:rPr>
              <w:t>)</w:t>
            </w:r>
          </w:p>
        </w:tc>
      </w:tr>
    </w:tbl>
    <w:p w14:paraId="75331A0B" w14:textId="758DEEE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Style w:val="apple-tab-span"/>
          <w:rFonts w:ascii="Arial" w:hAnsi="Arial" w:cs="Arial"/>
          <w:color w:val="000000"/>
          <w:sz w:val="22"/>
          <w:szCs w:val="22"/>
        </w:rPr>
        <w:tab/>
      </w:r>
    </w:p>
    <w:p w14:paraId="447B1068" w14:textId="65829845"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000000"/>
          <w:sz w:val="22"/>
          <w:szCs w:val="22"/>
        </w:rPr>
        <w:t>Allele frequencies are once again assumed to be close to equal between males and females</w:t>
      </w:r>
      <w:ins w:id="42" w:author="Harpak, Arbel" w:date="2022-04-01T12:05:00Z">
        <w:r w:rsidR="00952ABD">
          <w:rPr>
            <w:rFonts w:ascii="Arial" w:hAnsi="Arial" w:cs="Arial"/>
            <w:color w:val="000000"/>
            <w:sz w:val="22"/>
            <w:szCs w:val="22"/>
          </w:rPr>
          <w:t>,</w:t>
        </w:r>
      </w:ins>
      <w:r w:rsidRPr="00331361">
        <w:rPr>
          <w:rFonts w:ascii="Arial" w:hAnsi="Arial" w:cs="Arial"/>
          <w:color w:val="000000"/>
          <w:sz w:val="22"/>
          <w:szCs w:val="22"/>
        </w:rPr>
        <w:t xml:space="preserve"> since due </w:t>
      </w:r>
      <w:ins w:id="43" w:author="Harpak, Arbel" w:date="2022-04-01T12:05:00Z">
        <w:r w:rsidR="00952ABD">
          <w:rPr>
            <w:rFonts w:ascii="Arial" w:hAnsi="Arial" w:cs="Arial"/>
            <w:color w:val="000000"/>
            <w:sz w:val="22"/>
            <w:szCs w:val="22"/>
          </w:rPr>
          <w:t xml:space="preserve">to </w:t>
        </w:r>
      </w:ins>
      <w:r w:rsidRPr="00331361">
        <w:rPr>
          <w:rFonts w:ascii="Arial" w:hAnsi="Arial" w:cs="Arial"/>
          <w:color w:val="000000"/>
          <w:sz w:val="22"/>
          <w:szCs w:val="22"/>
        </w:rPr>
        <w:t xml:space="preserve">random segregation of alleles during meiosis, genotype </w:t>
      </w:r>
      <w:del w:id="44" w:author="Harpak, Arbel" w:date="2022-04-01T12:05:00Z">
        <w:r w:rsidRPr="00331361" w:rsidDel="00952ABD">
          <w:rPr>
            <w:rFonts w:ascii="Arial" w:hAnsi="Arial" w:cs="Arial"/>
            <w:color w:val="000000"/>
            <w:sz w:val="22"/>
            <w:szCs w:val="22"/>
          </w:rPr>
          <w:delText xml:space="preserve">frequency </w:delText>
        </w:r>
      </w:del>
      <w:ins w:id="45" w:author="Harpak, Arbel" w:date="2022-04-01T12:05:00Z">
        <w:r w:rsidR="00952ABD" w:rsidRPr="00331361">
          <w:rPr>
            <w:rFonts w:ascii="Arial" w:hAnsi="Arial" w:cs="Arial"/>
            <w:color w:val="000000"/>
            <w:sz w:val="22"/>
            <w:szCs w:val="22"/>
          </w:rPr>
          <w:t>frequenc</w:t>
        </w:r>
        <w:r w:rsidR="00952ABD">
          <w:rPr>
            <w:rFonts w:ascii="Arial" w:hAnsi="Arial" w:cs="Arial"/>
            <w:color w:val="000000"/>
            <w:sz w:val="22"/>
            <w:szCs w:val="22"/>
          </w:rPr>
          <w:t xml:space="preserve">ies at </w:t>
        </w:r>
        <w:r w:rsidR="00952ABD">
          <w:rPr>
            <w:rFonts w:ascii="Arial" w:hAnsi="Arial" w:cs="Arial"/>
            <w:color w:val="000000"/>
            <w:sz w:val="22"/>
            <w:szCs w:val="22"/>
          </w:rPr>
          <w:lastRenderedPageBreak/>
          <w:t>autosomal sites are</w:t>
        </w:r>
        <w:r w:rsidR="00952ABD" w:rsidRPr="00331361">
          <w:rPr>
            <w:rFonts w:ascii="Arial" w:hAnsi="Arial" w:cs="Arial"/>
            <w:color w:val="000000"/>
            <w:sz w:val="22"/>
            <w:szCs w:val="22"/>
          </w:rPr>
          <w:t xml:space="preserve"> </w:t>
        </w:r>
      </w:ins>
      <w:r w:rsidRPr="00331361">
        <w:rPr>
          <w:rFonts w:ascii="Arial" w:hAnsi="Arial" w:cs="Arial"/>
          <w:color w:val="000000"/>
          <w:sz w:val="22"/>
          <w:szCs w:val="22"/>
        </w:rPr>
        <w:t xml:space="preserve">is independent of sex; and </w:t>
      </w:r>
      <w:ins w:id="46" w:author="Harpak, Arbel" w:date="2022-04-01T12:06:00Z">
        <w:r w:rsidR="00952ABD">
          <w:rPr>
            <w:rFonts w:ascii="Arial" w:hAnsi="Arial" w:cs="Arial"/>
            <w:color w:val="000000"/>
            <w:sz w:val="22"/>
            <w:szCs w:val="22"/>
          </w:rPr>
          <w:t xml:space="preserve">further </w:t>
        </w:r>
      </w:ins>
      <w:r w:rsidRPr="00331361">
        <w:rPr>
          <w:rFonts w:ascii="Arial" w:hAnsi="Arial" w:cs="Arial"/>
          <w:color w:val="000000"/>
          <w:sz w:val="22"/>
          <w:szCs w:val="22"/>
        </w:rPr>
        <w:t xml:space="preserve">assuming no </w:t>
      </w:r>
      <w:ins w:id="47" w:author="Harpak, Arbel" w:date="2022-04-01T12:06:00Z">
        <w:r w:rsidR="00952ABD">
          <w:rPr>
            <w:rFonts w:ascii="Arial" w:hAnsi="Arial" w:cs="Arial"/>
            <w:color w:val="000000"/>
            <w:sz w:val="22"/>
            <w:szCs w:val="22"/>
          </w:rPr>
          <w:t xml:space="preserve">substantial </w:t>
        </w:r>
      </w:ins>
      <w:r w:rsidRPr="00331361">
        <w:rPr>
          <w:rFonts w:ascii="Arial" w:hAnsi="Arial" w:cs="Arial"/>
          <w:color w:val="000000"/>
          <w:sz w:val="22"/>
          <w:szCs w:val="22"/>
        </w:rPr>
        <w:t>sex biases in UKB participation</w:t>
      </w:r>
      <w:ins w:id="48" w:author="Harpak, Arbel" w:date="2022-04-01T12:06:00Z">
        <w:r w:rsidR="00952ABD">
          <w:rPr>
            <w:rFonts w:ascii="Arial" w:hAnsi="Arial" w:cs="Arial"/>
            <w:color w:val="000000"/>
            <w:sz w:val="22"/>
            <w:szCs w:val="22"/>
          </w:rPr>
          <w:t xml:space="preserve"> with respect to ancestry</w:t>
        </w:r>
      </w:ins>
      <w:r w:rsidRPr="0033136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Pr="00331361">
        <w:rPr>
          <w:rFonts w:ascii="Arial" w:hAnsi="Arial" w:cs="Arial"/>
          <w:color w:val="000000"/>
          <w:sz w:val="22"/>
          <w:szCs w:val="22"/>
        </w:rPr>
        <w:t xml:space="preserve">. Consequently, differences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del w:id="49" w:author="Harpak, Arbel" w:date="2022-04-01T12:09:00Z">
        <w:r w:rsidRPr="00331361" w:rsidDel="00E832F2">
          <w:rPr>
            <w:rFonts w:ascii="Arial" w:hAnsi="Arial" w:cs="Arial"/>
            <w:color w:val="000000"/>
            <w:sz w:val="22"/>
            <w:szCs w:val="22"/>
          </w:rPr>
          <w:delText xml:space="preserve">: (REFX </w:delText>
        </w:r>
        <w:r w:rsidRPr="00331361" w:rsidDel="00E832F2">
          <w:rPr>
            <w:rFonts w:ascii="Arial" w:hAnsi="Arial" w:cs="Arial"/>
            <w:b/>
            <w:bCs/>
            <w:color w:val="000000"/>
            <w:sz w:val="22"/>
            <w:szCs w:val="22"/>
          </w:rPr>
          <w:delText xml:space="preserve">Amplification of </w:delText>
        </w:r>
        <w:r w:rsidR="00843903" w:rsidDel="00E832F2">
          <w:rPr>
            <w:rFonts w:ascii="Arial" w:hAnsi="Arial" w:cs="Arial"/>
            <w:b/>
            <w:bCs/>
            <w:color w:val="000000"/>
            <w:sz w:val="22"/>
            <w:szCs w:val="22"/>
          </w:rPr>
          <w:delText>g</w:delText>
        </w:r>
        <w:r w:rsidRPr="00331361" w:rsidDel="00E832F2">
          <w:rPr>
            <w:rFonts w:ascii="Arial" w:hAnsi="Arial" w:cs="Arial"/>
            <w:b/>
            <w:bCs/>
            <w:color w:val="000000"/>
            <w:sz w:val="22"/>
            <w:szCs w:val="22"/>
          </w:rPr>
          <w:delText xml:space="preserve">enetic </w:delText>
        </w:r>
        <w:r w:rsidR="00843903" w:rsidDel="00E832F2">
          <w:rPr>
            <w:rFonts w:ascii="Arial" w:hAnsi="Arial" w:cs="Arial"/>
            <w:b/>
            <w:bCs/>
            <w:color w:val="000000"/>
            <w:sz w:val="22"/>
            <w:szCs w:val="22"/>
          </w:rPr>
          <w:delText>e</w:delText>
        </w:r>
        <w:r w:rsidRPr="00331361" w:rsidDel="00E832F2">
          <w:rPr>
            <w:rFonts w:ascii="Arial" w:hAnsi="Arial" w:cs="Arial"/>
            <w:b/>
            <w:bCs/>
            <w:color w:val="000000"/>
            <w:sz w:val="22"/>
            <w:szCs w:val="22"/>
          </w:rPr>
          <w:delText xml:space="preserve">ffects is the </w:delText>
        </w:r>
        <w:r w:rsidR="00843903" w:rsidDel="00E832F2">
          <w:rPr>
            <w:rFonts w:ascii="Arial" w:hAnsi="Arial" w:cs="Arial"/>
            <w:b/>
            <w:bCs/>
            <w:color w:val="000000"/>
            <w:sz w:val="22"/>
            <w:szCs w:val="22"/>
          </w:rPr>
          <w:delText>p</w:delText>
        </w:r>
        <w:r w:rsidRPr="00331361" w:rsidDel="00E832F2">
          <w:rPr>
            <w:rFonts w:ascii="Arial" w:hAnsi="Arial" w:cs="Arial"/>
            <w:b/>
            <w:bCs/>
            <w:color w:val="000000"/>
            <w:sz w:val="22"/>
            <w:szCs w:val="22"/>
          </w:rPr>
          <w:delText xml:space="preserve">rimary </w:delText>
        </w:r>
        <w:r w:rsidR="00843903" w:rsidDel="00E832F2">
          <w:rPr>
            <w:rFonts w:ascii="Arial" w:hAnsi="Arial" w:cs="Arial"/>
            <w:b/>
            <w:bCs/>
            <w:color w:val="000000"/>
            <w:sz w:val="22"/>
            <w:szCs w:val="22"/>
          </w:rPr>
          <w:delText>m</w:delText>
        </w:r>
        <w:r w:rsidRPr="00331361" w:rsidDel="00E832F2">
          <w:rPr>
            <w:rFonts w:ascii="Arial" w:hAnsi="Arial" w:cs="Arial"/>
            <w:b/>
            <w:bCs/>
            <w:color w:val="000000"/>
            <w:sz w:val="22"/>
            <w:szCs w:val="22"/>
          </w:rPr>
          <w:delText>ode of GxSex</w:delText>
        </w:r>
        <w:r w:rsidR="008B007E" w:rsidRPr="00331361" w:rsidDel="00E832F2">
          <w:rPr>
            <w:rFonts w:ascii="Arial" w:hAnsi="Arial" w:cs="Arial"/>
            <w:color w:val="000000"/>
            <w:sz w:val="22"/>
            <w:szCs w:val="22"/>
          </w:rPr>
          <w:delText>),</w:delText>
        </w:r>
      </w:del>
      <w:ins w:id="50" w:author="Harpak, Arbel" w:date="2022-04-01T12:09:00Z">
        <w:r w:rsidR="00E832F2">
          <w:rPr>
            <w:rFonts w:ascii="Arial" w:hAnsi="Arial" w:cs="Arial"/>
            <w:color w:val="000000"/>
            <w:sz w:val="22"/>
            <w:szCs w:val="22"/>
          </w:rPr>
          <w:t>:</w:t>
        </w:r>
      </w:ins>
    </w:p>
    <w:p w14:paraId="40313BB9" w14:textId="77777777" w:rsidR="00F97BCB" w:rsidRPr="002C24E7"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52686" w:rsidRPr="008D0E34" w14:paraId="038F7886" w14:textId="77777777" w:rsidTr="00F2761A">
        <w:tc>
          <w:tcPr>
            <w:tcW w:w="8815" w:type="dxa"/>
          </w:tcPr>
          <w:p w14:paraId="1B48E07E" w14:textId="5E18896C" w:rsidR="00D52686" w:rsidRPr="008C5635" w:rsidRDefault="00D52686" w:rsidP="007F55B5">
            <w:pPr>
              <w:spacing w:line="360" w:lineRule="auto"/>
              <w:jc w:val="center"/>
              <w:rPr>
                <w:rFonts w:ascii="Arial" w:hAnsi="Arial" w:cs="Arial"/>
              </w:rPr>
            </w:pPr>
            <m:oMath>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ins w:id="51" w:author="Harpak, Arbel" w:date="2022-04-01T12:10:00Z">
              <w:r w:rsidR="00E832F2">
                <w:rPr>
                  <w:rFonts w:ascii="Arial" w:eastAsiaTheme="minorEastAsia" w:hAnsi="Arial" w:cs="Arial"/>
                </w:rPr>
                <w:t>.</w:t>
              </w:r>
            </w:ins>
          </w:p>
        </w:tc>
        <w:tc>
          <w:tcPr>
            <w:tcW w:w="535" w:type="dxa"/>
          </w:tcPr>
          <w:p w14:paraId="55D911DF" w14:textId="0162B3A5" w:rsidR="00D52686" w:rsidRPr="008D0E34" w:rsidRDefault="00D52686" w:rsidP="007F55B5">
            <w:pPr>
              <w:spacing w:line="360" w:lineRule="auto"/>
              <w:jc w:val="right"/>
              <w:rPr>
                <w:rFonts w:ascii="Arial" w:hAnsi="Arial" w:cs="Arial"/>
              </w:rPr>
            </w:pPr>
            <w:r w:rsidRPr="008D0E34">
              <w:rPr>
                <w:rFonts w:ascii="Arial" w:hAnsi="Arial" w:cs="Arial"/>
              </w:rPr>
              <w:t>(</w:t>
            </w:r>
            <w:r>
              <w:rPr>
                <w:rFonts w:ascii="Arial" w:hAnsi="Arial" w:cs="Arial"/>
              </w:rPr>
              <w:t>9</w:t>
            </w:r>
            <w:r w:rsidRPr="008D0E34">
              <w:rPr>
                <w:rFonts w:ascii="Arial" w:hAnsi="Arial" w:cs="Arial"/>
              </w:rPr>
              <w:t>)</w:t>
            </w:r>
          </w:p>
        </w:tc>
      </w:tr>
    </w:tbl>
    <w:p w14:paraId="44CB6166" w14:textId="77777777" w:rsidR="00F97BCB" w:rsidRPr="002C24E7" w:rsidRDefault="00F97BCB" w:rsidP="002C24E7">
      <w:pPr>
        <w:spacing w:line="360" w:lineRule="auto"/>
        <w:rPr>
          <w:rFonts w:ascii="Arial" w:hAnsi="Arial" w:cs="Arial"/>
          <w:sz w:val="20"/>
          <w:szCs w:val="20"/>
        </w:rPr>
      </w:pPr>
    </w:p>
    <w:p w14:paraId="49646729" w14:textId="1DF11BFE"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del w:id="52" w:author="Harpak, Arbel" w:date="2022-04-01T12:10:00Z">
        <w:r w:rsidRPr="002C24E7" w:rsidDel="00E832F2">
          <w:rPr>
            <w:rFonts w:ascii="Arial" w:hAnsi="Arial" w:cs="Arial"/>
            <w:color w:val="000000"/>
            <w:sz w:val="22"/>
            <w:szCs w:val="22"/>
          </w:rPr>
          <w:delText xml:space="preserve">Assuming </w:delText>
        </w:r>
      </w:del>
      <w:ins w:id="53" w:author="Harpak, Arbel" w:date="2022-04-01T12:10:00Z">
        <w:r w:rsidR="00E832F2">
          <w:rPr>
            <w:rFonts w:ascii="Arial" w:hAnsi="Arial" w:cs="Arial"/>
            <w:color w:val="000000"/>
            <w:sz w:val="22"/>
            <w:szCs w:val="22"/>
          </w:rPr>
          <w:t xml:space="preserve">The model we would like to test is one where </w:t>
        </w:r>
      </w:ins>
      <w:del w:id="54" w:author="Harpak, Arbel" w:date="2022-04-01T12:10:00Z">
        <w:r w:rsidRPr="002C24E7" w:rsidDel="00E832F2">
          <w:rPr>
            <w:rFonts w:ascii="Arial" w:hAnsi="Arial" w:cs="Arial"/>
            <w:color w:val="000000"/>
            <w:sz w:val="22"/>
            <w:szCs w:val="22"/>
          </w:rPr>
          <w:delText xml:space="preserve">environmental </w:delText>
        </w:r>
      </w:del>
      <w:ins w:id="55" w:author="Harpak, Arbel" w:date="2022-04-01T12:10:00Z">
        <w:r w:rsidR="00E832F2">
          <w:rPr>
            <w:rFonts w:ascii="Arial" w:hAnsi="Arial" w:cs="Arial"/>
            <w:color w:val="000000"/>
            <w:sz w:val="22"/>
            <w:szCs w:val="22"/>
          </w:rPr>
          <w:t xml:space="preserve">the </w:t>
        </w:r>
      </w:ins>
      <w:r w:rsidRPr="002C24E7">
        <w:rPr>
          <w:rFonts w:ascii="Arial" w:hAnsi="Arial" w:cs="Arial"/>
          <w:color w:val="000000"/>
          <w:sz w:val="22"/>
          <w:szCs w:val="22"/>
        </w:rPr>
        <w:t xml:space="preserve">amplification </w:t>
      </w:r>
      <w:ins w:id="56" w:author="Harpak, Arbel" w:date="2022-04-01T12:10:00Z">
        <w:r w:rsidR="00E832F2">
          <w:rPr>
            <w:rFonts w:ascii="Arial" w:hAnsi="Arial" w:cs="Arial"/>
            <w:color w:val="000000"/>
            <w:sz w:val="22"/>
            <w:szCs w:val="22"/>
          </w:rPr>
          <w:t xml:space="preserve">of environmental effects </w:t>
        </w:r>
      </w:ins>
      <w:r w:rsidRPr="002C24E7">
        <w:rPr>
          <w:rFonts w:ascii="Arial" w:hAnsi="Arial" w:cs="Arial"/>
          <w:color w:val="000000"/>
          <w:sz w:val="22"/>
          <w:szCs w:val="22"/>
        </w:rPr>
        <w:t>can also be simplified to the same scalar multiplier,</w:t>
      </w:r>
    </w:p>
    <w:p w14:paraId="1B8B91D3" w14:textId="77777777" w:rsidR="006D2C8A" w:rsidRPr="002C24E7" w:rsidRDefault="006D2C8A"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D2C8A" w:rsidRPr="008D0E34" w14:paraId="34577BC0" w14:textId="77777777" w:rsidTr="00F2761A">
        <w:tc>
          <w:tcPr>
            <w:tcW w:w="8815" w:type="dxa"/>
          </w:tcPr>
          <w:p w14:paraId="1FA283DC" w14:textId="38173185" w:rsidR="006D2C8A" w:rsidRDefault="00B45320" w:rsidP="007F55B5">
            <w:pPr>
              <w:spacing w:line="360" w:lineRule="auto"/>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2565A4">
              <w:rPr>
                <w:rFonts w:ascii="Arial" w:eastAsiaTheme="minorEastAsia" w:hAnsi="Arial" w:cs="Arial"/>
              </w:rPr>
              <w:t>, and</w:t>
            </w:r>
          </w:p>
          <w:p w14:paraId="2058A16C" w14:textId="3C14E979" w:rsidR="002565A4" w:rsidRPr="008C5635" w:rsidRDefault="002565A4"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m:oMathPara>
          </w:p>
        </w:tc>
        <w:tc>
          <w:tcPr>
            <w:tcW w:w="535" w:type="dxa"/>
          </w:tcPr>
          <w:p w14:paraId="033571B2" w14:textId="73539456" w:rsidR="006D2C8A" w:rsidRPr="008D0E34" w:rsidRDefault="006D2C8A" w:rsidP="007F55B5">
            <w:pPr>
              <w:spacing w:line="360" w:lineRule="auto"/>
              <w:jc w:val="right"/>
              <w:rPr>
                <w:rFonts w:ascii="Arial" w:hAnsi="Arial" w:cs="Arial"/>
              </w:rPr>
            </w:pPr>
            <w:r w:rsidRPr="008D0E34">
              <w:rPr>
                <w:rFonts w:ascii="Arial" w:hAnsi="Arial" w:cs="Arial"/>
              </w:rPr>
              <w:t>(</w:t>
            </w:r>
            <w:r>
              <w:rPr>
                <w:rFonts w:ascii="Arial" w:hAnsi="Arial" w:cs="Arial"/>
              </w:rPr>
              <w:t>10</w:t>
            </w:r>
            <w:r w:rsidRPr="008D0E34">
              <w:rPr>
                <w:rFonts w:ascii="Arial" w:hAnsi="Arial" w:cs="Arial"/>
              </w:rPr>
              <w:t>)</w:t>
            </w:r>
          </w:p>
        </w:tc>
      </w:tr>
    </w:tbl>
    <w:p w14:paraId="5DF90811" w14:textId="52123A6F" w:rsidR="00F97BCB" w:rsidRPr="002C24E7" w:rsidRDefault="00F97BCB" w:rsidP="002C24E7">
      <w:pPr>
        <w:pStyle w:val="NormalWeb"/>
        <w:spacing w:before="0" w:beforeAutospacing="0" w:after="0" w:afterAutospacing="0" w:line="360" w:lineRule="auto"/>
        <w:ind w:left="1440" w:firstLine="720"/>
        <w:jc w:val="center"/>
        <w:rPr>
          <w:rFonts w:ascii="Arial" w:hAnsi="Arial" w:cs="Arial"/>
          <w:sz w:val="22"/>
          <w:szCs w:val="22"/>
        </w:rPr>
      </w:pPr>
      <w:r w:rsidRPr="002C24E7">
        <w:rPr>
          <w:rStyle w:val="apple-tab-span"/>
          <w:rFonts w:ascii="Arial" w:hAnsi="Arial" w:cs="Arial"/>
          <w:color w:val="000000"/>
          <w:sz w:val="22"/>
          <w:szCs w:val="22"/>
        </w:rPr>
        <w:tab/>
      </w:r>
      <w:r w:rsidRPr="002C24E7">
        <w:rPr>
          <w:rStyle w:val="apple-tab-span"/>
          <w:rFonts w:ascii="Arial" w:hAnsi="Arial" w:cs="Arial"/>
          <w:color w:val="000000"/>
          <w:sz w:val="22"/>
          <w:szCs w:val="22"/>
        </w:rPr>
        <w:tab/>
      </w:r>
    </w:p>
    <w:p w14:paraId="35B766B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Hence, with equal amplification, </w:t>
      </w:r>
    </w:p>
    <w:p w14:paraId="471A41EF" w14:textId="7540DFB4"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565A4" w:rsidRPr="008D0E34" w14:paraId="4579E2CB" w14:textId="77777777" w:rsidTr="00F2761A">
        <w:tc>
          <w:tcPr>
            <w:tcW w:w="8815" w:type="dxa"/>
          </w:tcPr>
          <w:p w14:paraId="3C8D4C6A" w14:textId="6E70A42F" w:rsidR="002565A4" w:rsidRPr="008C5635" w:rsidRDefault="00B45320" w:rsidP="007F55B5">
            <w:pPr>
              <w:spacing w:line="360" w:lineRule="auto"/>
              <w:jc w:val="center"/>
              <w:rPr>
                <w:rFonts w:ascii="Arial" w:hAnsi="Arial"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535" w:type="dxa"/>
          </w:tcPr>
          <w:p w14:paraId="13B94432" w14:textId="65CEF02C" w:rsidR="002565A4" w:rsidRPr="008D0E34" w:rsidRDefault="002565A4" w:rsidP="007F55B5">
            <w:pPr>
              <w:spacing w:line="360" w:lineRule="auto"/>
              <w:jc w:val="right"/>
              <w:rPr>
                <w:rFonts w:ascii="Arial" w:hAnsi="Arial" w:cs="Arial"/>
              </w:rPr>
            </w:pPr>
            <w:r w:rsidRPr="008D0E34">
              <w:rPr>
                <w:rFonts w:ascii="Arial" w:hAnsi="Arial" w:cs="Arial"/>
              </w:rPr>
              <w:t>(</w:t>
            </w:r>
            <w:r>
              <w:rPr>
                <w:rFonts w:ascii="Arial" w:hAnsi="Arial" w:cs="Arial"/>
              </w:rPr>
              <w:t>11</w:t>
            </w:r>
            <w:r w:rsidRPr="008D0E34">
              <w:rPr>
                <w:rFonts w:ascii="Arial" w:hAnsi="Arial" w:cs="Arial"/>
              </w:rPr>
              <w:t>)</w:t>
            </w:r>
          </w:p>
        </w:tc>
      </w:tr>
    </w:tbl>
    <w:p w14:paraId="54D2F852" w14:textId="77777777" w:rsidR="002565A4" w:rsidRPr="002C24E7" w:rsidRDefault="002565A4" w:rsidP="002C24E7">
      <w:pPr>
        <w:spacing w:line="360" w:lineRule="auto"/>
        <w:rPr>
          <w:rFonts w:ascii="Arial" w:hAnsi="Arial" w:cs="Arial"/>
          <w:sz w:val="20"/>
          <w:szCs w:val="20"/>
        </w:rPr>
      </w:pPr>
    </w:p>
    <w:p w14:paraId="55604497" w14:textId="7AB057B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w:t>
      </w:r>
      <w:ins w:id="57" w:author="Harpak, Arbel" w:date="2022-04-01T12:11:00Z">
        <w:r w:rsidR="00E832F2">
          <w:rPr>
            <w:rFonts w:ascii="Arial" w:hAnsi="Arial" w:cs="Arial"/>
            <w:color w:val="000000"/>
            <w:sz w:val="22"/>
            <w:szCs w:val="22"/>
          </w:rPr>
          <w:t xml:space="preserve">the fit of </w:t>
        </w:r>
      </w:ins>
      <w:r w:rsidRPr="002C24E7">
        <w:rPr>
          <w:rFonts w:ascii="Arial" w:hAnsi="Arial" w:cs="Arial"/>
          <w:color w:val="000000"/>
          <w:sz w:val="22"/>
          <w:szCs w:val="22"/>
        </w:rPr>
        <w:t xml:space="preserve">this theoretical prediction </w:t>
      </w:r>
      <w:del w:id="58" w:author="Harpak, Arbel" w:date="2022-04-01T12:11:00Z">
        <w:r w:rsidRPr="002C24E7" w:rsidDel="00E832F2">
          <w:rPr>
            <w:rFonts w:ascii="Arial" w:hAnsi="Arial" w:cs="Arial"/>
            <w:color w:val="000000"/>
            <w:sz w:val="22"/>
            <w:szCs w:val="22"/>
          </w:rPr>
          <w:delText xml:space="preserve">in </w:delText>
        </w:r>
      </w:del>
      <w:ins w:id="59" w:author="Harpak, Arbel" w:date="2022-04-01T12:11:00Z">
        <w:r w:rsidR="00E832F2">
          <w:rPr>
            <w:rFonts w:ascii="Arial" w:hAnsi="Arial" w:cs="Arial"/>
            <w:color w:val="000000"/>
            <w:sz w:val="22"/>
            <w:szCs w:val="22"/>
          </w:rPr>
          <w:t>to</w:t>
        </w:r>
        <w:r w:rsidR="00E832F2" w:rsidRPr="002C24E7">
          <w:rPr>
            <w:rFonts w:ascii="Arial" w:hAnsi="Arial" w:cs="Arial"/>
            <w:color w:val="000000"/>
            <w:sz w:val="22"/>
            <w:szCs w:val="22"/>
          </w:rPr>
          <w:t xml:space="preserve"> </w:t>
        </w:r>
      </w:ins>
      <w:r w:rsidRPr="002C24E7">
        <w:rPr>
          <w:rFonts w:ascii="Arial" w:hAnsi="Arial" w:cs="Arial"/>
          <w:color w:val="000000"/>
          <w:sz w:val="22"/>
          <w:szCs w:val="22"/>
        </w:rPr>
        <w:t xml:space="preserve">our data, we used our estimates of sex-specific phenotypic variance and SNP heritabilities to estimate the ratios of genetic and environmental variances (REFX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del w:id="60" w:author="Harpak, Arbel" w:date="2022-04-01T12:12:00Z">
        <w:r w:rsidRPr="002C24E7" w:rsidDel="00962CC4">
          <w:rPr>
            <w:rFonts w:ascii="Arial" w:hAnsi="Arial" w:cs="Arial"/>
            <w:color w:val="000000"/>
            <w:sz w:val="22"/>
            <w:szCs w:val="22"/>
          </w:rPr>
          <w:delText xml:space="preserve">so </w:delText>
        </w:r>
      </w:del>
      <w:ins w:id="61" w:author="Harpak, Arbel" w:date="2022-04-01T12:12:00Z">
        <w:r w:rsidR="00962CC4">
          <w:rPr>
            <w:rFonts w:ascii="Arial" w:hAnsi="Arial" w:cs="Arial"/>
            <w:color w:val="000000"/>
            <w:sz w:val="22"/>
            <w:szCs w:val="22"/>
          </w:rPr>
          <w:t>and</w:t>
        </w:r>
        <w:r w:rsidR="00962CC4" w:rsidRPr="002C24E7">
          <w:rPr>
            <w:rFonts w:ascii="Arial" w:hAnsi="Arial" w:cs="Arial"/>
            <w:color w:val="000000"/>
            <w:sz w:val="22"/>
            <w:szCs w:val="22"/>
          </w:rPr>
          <w:t xml:space="preserve"> </w:t>
        </w:r>
      </w:ins>
      <w:r w:rsidRPr="002C24E7">
        <w:rPr>
          <w:rFonts w:ascii="Arial" w:hAnsi="Arial" w:cs="Arial"/>
          <w:color w:val="000000"/>
          <w:sz w:val="22"/>
          <w:szCs w:val="22"/>
        </w:rPr>
        <w:t>caution should be taken with interpretation of this proxy. </w:t>
      </w:r>
    </w:p>
    <w:p w14:paraId="69343BBB" w14:textId="4ABB107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2</w:t>
      </w:r>
      <w:r w:rsidR="0049202A">
        <w:rPr>
          <w:rFonts w:ascii="Arial" w:hAnsi="Arial" w:cs="Arial"/>
          <w:color w:val="000000"/>
          <w:sz w:val="22"/>
          <w:szCs w:val="22"/>
        </w:rPr>
        <w:t>2</w:t>
      </w:r>
      <w:r w:rsidRPr="002C24E7">
        <w:rPr>
          <w:rFonts w:ascii="Arial" w:hAnsi="Arial" w:cs="Arial"/>
          <w:color w:val="000000"/>
          <w:sz w:val="22"/>
          <w:szCs w:val="22"/>
        </w:rPr>
        <w:t xml:space="preserve"> of the 27 traits were consistent with </w:t>
      </w:r>
      <w:del w:id="62" w:author="Harpak, Arbel" w:date="2022-04-01T12:12:00Z">
        <w:r w:rsidRPr="002C24E7" w:rsidDel="00962CC4">
          <w:rPr>
            <w:rFonts w:ascii="Arial" w:hAnsi="Arial" w:cs="Arial"/>
            <w:color w:val="000000"/>
            <w:sz w:val="22"/>
            <w:szCs w:val="22"/>
          </w:rPr>
          <w:delText xml:space="preserve">this </w:delText>
        </w:r>
      </w:del>
      <w:ins w:id="63" w:author="Harpak, Arbel" w:date="2022-04-01T12:12:00Z">
        <w:r w:rsidR="00962CC4">
          <w:rPr>
            <w:rFonts w:ascii="Arial" w:hAnsi="Arial" w:cs="Arial"/>
            <w:color w:val="000000"/>
            <w:sz w:val="22"/>
            <w:szCs w:val="22"/>
          </w:rPr>
          <w:t>th</w:t>
        </w:r>
      </w:ins>
      <w:ins w:id="64" w:author="Harpak, Arbel" w:date="2022-04-01T12:13:00Z">
        <w:r w:rsidR="00962CC4">
          <w:rPr>
            <w:rFonts w:ascii="Arial" w:hAnsi="Arial" w:cs="Arial"/>
            <w:color w:val="000000"/>
            <w:sz w:val="22"/>
            <w:szCs w:val="22"/>
          </w:rPr>
          <w:t>e</w:t>
        </w:r>
      </w:ins>
      <w:ins w:id="65" w:author="Harpak, Arbel" w:date="2022-04-01T12:12:00Z">
        <w:r w:rsidR="00962CC4" w:rsidRPr="002C24E7">
          <w:rPr>
            <w:rFonts w:ascii="Arial" w:hAnsi="Arial" w:cs="Arial"/>
            <w:color w:val="000000"/>
            <w:sz w:val="22"/>
            <w:szCs w:val="22"/>
          </w:rPr>
          <w:t xml:space="preserve"> </w:t>
        </w:r>
      </w:ins>
      <w:r w:rsidRPr="002C24E7">
        <w:rPr>
          <w:rFonts w:ascii="Arial" w:hAnsi="Arial" w:cs="Arial"/>
          <w:color w:val="000000"/>
          <w:sz w:val="22"/>
          <w:szCs w:val="22"/>
        </w:rPr>
        <w:t xml:space="preserve">null model </w:t>
      </w:r>
      <w:ins w:id="66" w:author="Harpak, Arbel" w:date="2022-04-01T12:13:00Z">
        <w:r w:rsidR="00962CC4">
          <w:rPr>
            <w:rFonts w:ascii="Arial" w:hAnsi="Arial" w:cs="Arial"/>
            <w:color w:val="000000"/>
            <w:sz w:val="22"/>
            <w:szCs w:val="22"/>
          </w:rPr>
          <w:t xml:space="preserve">of equal amplification </w:t>
        </w:r>
      </w:ins>
      <w:r w:rsidRPr="002C24E7">
        <w:rPr>
          <w:rFonts w:ascii="Arial" w:hAnsi="Arial" w:cs="Arial"/>
          <w:color w:val="000000"/>
          <w:sz w:val="22"/>
          <w:szCs w:val="22"/>
        </w:rPr>
        <w:t xml:space="preserve">(within </w:t>
      </w:r>
      <w:r w:rsidR="008D6094">
        <w:rPr>
          <w:rFonts w:ascii="Arial" w:hAnsi="Arial" w:cs="Arial"/>
          <w:color w:val="000000"/>
          <w:sz w:val="22"/>
          <w:szCs w:val="22"/>
        </w:rPr>
        <w:t>±</w:t>
      </w:r>
      <w:r w:rsidRPr="002C24E7">
        <w:rPr>
          <w:rFonts w:ascii="Arial" w:hAnsi="Arial" w:cs="Arial"/>
          <w:color w:val="000000"/>
          <w:sz w:val="22"/>
          <w:szCs w:val="22"/>
        </w:rPr>
        <w:t xml:space="preserve"> </w:t>
      </w:r>
      <w:r w:rsidR="00170629">
        <w:rPr>
          <w:rFonts w:ascii="Arial" w:hAnsi="Arial" w:cs="Arial"/>
          <w:color w:val="000000"/>
          <w:sz w:val="22"/>
          <w:szCs w:val="22"/>
        </w:rPr>
        <w:t>3</w:t>
      </w:r>
      <w:r w:rsidRPr="002C24E7">
        <w:rPr>
          <w:rFonts w:ascii="Arial" w:hAnsi="Arial" w:cs="Arial"/>
          <w:color w:val="000000"/>
          <w:sz w:val="22"/>
          <w:szCs w:val="22"/>
        </w:rPr>
        <w:t xml:space="preserve">SE; REFX </w:t>
      </w:r>
      <w:r w:rsidRPr="002C24E7">
        <w:rPr>
          <w:rFonts w:ascii="Arial" w:hAnsi="Arial" w:cs="Arial"/>
          <w:b/>
          <w:bCs/>
          <w:color w:val="000000"/>
          <w:sz w:val="22"/>
          <w:szCs w:val="22"/>
        </w:rPr>
        <w:t>Fig. 6B</w:t>
      </w:r>
      <w:r w:rsidRPr="002C24E7">
        <w:rPr>
          <w:rFonts w:ascii="Arial" w:hAnsi="Arial" w:cs="Arial"/>
          <w:color w:val="000000"/>
          <w:sz w:val="22"/>
          <w:szCs w:val="22"/>
        </w:rPr>
        <w:t xml:space="preserve">). This may suggest a sharing of pathways between polygenic and environmental effects for these traits (REFX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w:t>
      </w:r>
      <w:r w:rsidR="00941491" w:rsidRPr="002C24E7">
        <w:rPr>
          <w:rFonts w:ascii="Arial" w:hAnsi="Arial" w:cs="Arial"/>
          <w:color w:val="000000"/>
          <w:sz w:val="22"/>
          <w:szCs w:val="22"/>
        </w:rPr>
        <w:t xml:space="preserve">BMI-adjusted </w:t>
      </w:r>
      <w:proofErr w:type="spellStart"/>
      <w:r w:rsidR="00941491" w:rsidRPr="002C24E7">
        <w:rPr>
          <w:rFonts w:ascii="Arial" w:hAnsi="Arial" w:cs="Arial"/>
          <w:color w:val="000000"/>
          <w:sz w:val="22"/>
          <w:szCs w:val="22"/>
        </w:rPr>
        <w:t>waist:hip</w:t>
      </w:r>
      <w:proofErr w:type="spellEnd"/>
      <w:r w:rsidR="00941491" w:rsidRPr="002C24E7">
        <w:rPr>
          <w:rFonts w:ascii="Arial" w:hAnsi="Arial" w:cs="Arial"/>
          <w:color w:val="000000"/>
          <w:sz w:val="22"/>
          <w:szCs w:val="22"/>
        </w:rPr>
        <w:t xml:space="preserve"> ratio</w:t>
      </w:r>
      <w:r w:rsidR="00941491">
        <w:rPr>
          <w:rFonts w:ascii="Arial" w:hAnsi="Arial" w:cs="Arial"/>
          <w:color w:val="000000"/>
          <w:sz w:val="22"/>
          <w:szCs w:val="22"/>
        </w:rPr>
        <w:t xml:space="preserve">, creatinine, </w:t>
      </w:r>
      <w:r w:rsidRPr="002C24E7">
        <w:rPr>
          <w:rFonts w:ascii="Arial" w:hAnsi="Arial" w:cs="Arial"/>
          <w:color w:val="000000"/>
          <w:sz w:val="22"/>
          <w:szCs w:val="22"/>
        </w:rPr>
        <w:t>and systolic and diastolic blood pressure—which was the strongest outlier (</w:t>
      </w:r>
      <w:r w:rsidR="00941491">
        <w:rPr>
          <w:rFonts w:ascii="Arial" w:hAnsi="Arial" w:cs="Arial"/>
          <w:color w:val="000000"/>
          <w:sz w:val="22"/>
          <w:szCs w:val="22"/>
        </w:rPr>
        <w:t>p=3.06e-12</w:t>
      </w:r>
      <w:r w:rsidR="0049202A">
        <w:rPr>
          <w:rFonts w:ascii="Arial" w:hAnsi="Arial" w:cs="Arial"/>
          <w:color w:val="000000"/>
          <w:sz w:val="22"/>
          <w:szCs w:val="22"/>
        </w:rPr>
        <w:t xml:space="preserve"> from </w:t>
      </w:r>
      <w:commentRangeStart w:id="67"/>
      <w:r w:rsidR="0049202A">
        <w:rPr>
          <w:rFonts w:ascii="Arial" w:hAnsi="Arial" w:cs="Arial"/>
          <w:color w:val="000000"/>
          <w:sz w:val="22"/>
          <w:szCs w:val="22"/>
        </w:rPr>
        <w:t>one-sample t-test</w:t>
      </w:r>
      <w:commentRangeEnd w:id="67"/>
      <w:r w:rsidR="00962CC4">
        <w:rPr>
          <w:rStyle w:val="CommentReference"/>
          <w:rFonts w:asciiTheme="minorHAnsi" w:eastAsiaTheme="minorHAnsi" w:hAnsiTheme="minorHAnsi" w:cstheme="minorBidi"/>
        </w:rPr>
        <w:commentReference w:id="67"/>
      </w:r>
      <w:r w:rsidRPr="002C24E7">
        <w:rPr>
          <w:rFonts w:ascii="Arial" w:hAnsi="Arial" w:cs="Arial"/>
          <w:color w:val="000000"/>
          <w:sz w:val="22"/>
          <w:szCs w:val="22"/>
        </w:rPr>
        <w:t>), excluding testosterone. </w:t>
      </w:r>
    </w:p>
    <w:p w14:paraId="583D104F" w14:textId="77777777" w:rsidR="00512D4A" w:rsidRDefault="00512D4A" w:rsidP="002C24E7">
      <w:pPr>
        <w:pStyle w:val="NormalWeb"/>
        <w:spacing w:before="0" w:beforeAutospacing="0" w:after="0" w:afterAutospacing="0" w:line="360" w:lineRule="auto"/>
        <w:jc w:val="both"/>
        <w:rPr>
          <w:noProof/>
          <w:color w:val="000000"/>
          <w:bdr w:val="none" w:sz="0" w:space="0" w:color="auto" w:frame="1"/>
        </w:rPr>
      </w:pPr>
    </w:p>
    <w:p w14:paraId="3AF0999C" w14:textId="6238A8BA" w:rsidR="00F97BCB" w:rsidRPr="002C24E7" w:rsidRDefault="00216C4B" w:rsidP="002C24E7">
      <w:pPr>
        <w:pStyle w:val="NormalWeb"/>
        <w:spacing w:before="0" w:beforeAutospacing="0" w:after="0" w:afterAutospacing="0" w:line="360" w:lineRule="auto"/>
        <w:jc w:val="both"/>
        <w:rPr>
          <w:rFonts w:ascii="Arial" w:hAnsi="Arial" w:cs="Arial"/>
          <w:sz w:val="22"/>
          <w:szCs w:val="22"/>
        </w:rPr>
      </w:pPr>
      <w:r w:rsidRPr="00216C4B">
        <w:rPr>
          <w:rFonts w:ascii="Arial" w:hAnsi="Arial" w:cs="Arial"/>
          <w:noProof/>
          <w:sz w:val="22"/>
          <w:szCs w:val="22"/>
        </w:rPr>
        <w:lastRenderedPageBreak/>
        <w:drawing>
          <wp:inline distT="0" distB="0" distL="0" distR="0" wp14:anchorId="32ADC861" wp14:editId="0B0EB1BE">
            <wp:extent cx="5943600" cy="3808730"/>
            <wp:effectExtent l="0" t="0" r="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9"/>
                    <a:stretch>
                      <a:fillRect/>
                    </a:stretch>
                  </pic:blipFill>
                  <pic:spPr>
                    <a:xfrm>
                      <a:off x="0" y="0"/>
                      <a:ext cx="5943600" cy="3808730"/>
                    </a:xfrm>
                    <a:prstGeom prst="rect">
                      <a:avLst/>
                    </a:prstGeom>
                  </pic:spPr>
                </pic:pic>
              </a:graphicData>
            </a:graphic>
          </wp:inline>
        </w:drawing>
      </w:r>
    </w:p>
    <w:p w14:paraId="3B41B85C" w14:textId="17259CF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8D6094">
        <w:rPr>
          <w:rFonts w:ascii="Arial" w:hAnsi="Arial" w:cs="Arial"/>
          <w:color w:val="000000"/>
          <w:sz w:val="22"/>
          <w:szCs w:val="22"/>
        </w:rPr>
        <w:t xml:space="preserve">± </w:t>
      </w:r>
      <w:r w:rsidR="00216C4B">
        <w:rPr>
          <w:rFonts w:ascii="Arial" w:hAnsi="Arial" w:cs="Arial"/>
          <w:color w:val="000000"/>
          <w:sz w:val="20"/>
          <w:szCs w:val="20"/>
        </w:rPr>
        <w:t>3</w:t>
      </w:r>
      <w:r w:rsidRPr="002C24E7">
        <w:rPr>
          <w:rFonts w:ascii="Arial" w:hAnsi="Arial" w:cs="Arial"/>
          <w:color w:val="000000"/>
          <w:sz w:val="20"/>
          <w:szCs w:val="20"/>
        </w:rPr>
        <w:t xml:space="preserve"> SE). Traits in blue are consistent (&lt;</w:t>
      </w:r>
      <w:r w:rsidR="00BA2307">
        <w:rPr>
          <w:rFonts w:ascii="Arial" w:hAnsi="Arial" w:cs="Arial"/>
          <w:color w:val="000000"/>
          <w:sz w:val="20"/>
          <w:szCs w:val="20"/>
        </w:rPr>
        <w:t>3</w:t>
      </w:r>
      <w:r w:rsidRPr="002C24E7">
        <w:rPr>
          <w:rFonts w:ascii="Arial" w:hAnsi="Arial" w:cs="Arial"/>
          <w:color w:val="000000"/>
          <w:sz w:val="20"/>
          <w:szCs w:val="20"/>
        </w:rPr>
        <w:t xml:space="preserve"> SE) with the prediction </w:t>
      </w:r>
      <w:r w:rsidR="008B007E" w:rsidRPr="002C24E7">
        <w:rPr>
          <w:rFonts w:ascii="Arial" w:hAnsi="Arial" w:cs="Arial"/>
          <w:color w:val="000000"/>
          <w:sz w:val="20"/>
          <w:szCs w:val="20"/>
        </w:rPr>
        <w:t>of 1:1</w:t>
      </w:r>
      <w:r w:rsidRPr="002C24E7">
        <w:rPr>
          <w:rFonts w:ascii="Arial" w:hAnsi="Arial" w:cs="Arial"/>
          <w:color w:val="000000"/>
          <w:sz w:val="20"/>
          <w:szCs w:val="20"/>
        </w:rPr>
        <w:t xml:space="preserve"> relationship.</w:t>
      </w:r>
    </w:p>
    <w:p w14:paraId="634A6E39" w14:textId="77777777" w:rsidR="00F97BCB" w:rsidRPr="002C24E7" w:rsidRDefault="00F97BCB" w:rsidP="002C24E7">
      <w:pPr>
        <w:spacing w:line="360" w:lineRule="auto"/>
        <w:rPr>
          <w:rFonts w:ascii="Arial" w:hAnsi="Arial" w:cs="Arial"/>
          <w:sz w:val="20"/>
          <w:szCs w:val="20"/>
        </w:rPr>
      </w:pPr>
    </w:p>
    <w:p w14:paraId="4C0A3EF6" w14:textId="68D0BCE6" w:rsidR="003C3F88" w:rsidRPr="008717D8" w:rsidRDefault="003C3F88" w:rsidP="008717D8">
      <w:pPr>
        <w:pStyle w:val="Heading2"/>
      </w:pPr>
      <w:r w:rsidRPr="008717D8">
        <w:t>Sexually-</w:t>
      </w:r>
      <w:r w:rsidR="00203E0E" w:rsidRPr="008717D8">
        <w:t>a</w:t>
      </w:r>
      <w:r w:rsidRPr="008717D8">
        <w:t xml:space="preserve">ntagonistic </w:t>
      </w:r>
      <w:r w:rsidR="00203E0E" w:rsidRPr="008717D8">
        <w:t>s</w:t>
      </w:r>
      <w:r w:rsidRPr="008717D8">
        <w:t>election</w:t>
      </w:r>
    </w:p>
    <w:p w14:paraId="63FF21D6" w14:textId="64FE6BB7" w:rsidR="003C3F88" w:rsidRPr="003C3F88" w:rsidRDefault="003C3F88" w:rsidP="008717D8">
      <w:pPr>
        <w:spacing w:after="0" w:line="360" w:lineRule="auto"/>
        <w:jc w:val="both"/>
        <w:rPr>
          <w:rFonts w:ascii="Arial" w:eastAsia="Times New Roman" w:hAnsi="Arial" w:cs="Arial"/>
          <w:color w:val="000000"/>
        </w:rPr>
      </w:pPr>
      <w:r w:rsidRPr="003C3F88">
        <w:rPr>
          <w:rFonts w:ascii="Arial" w:eastAsia="Times New Roman" w:hAnsi="Arial" w:cs="Arial"/>
          <w:color w:val="000000"/>
        </w:rPr>
        <w:t xml:space="preserve">A hypothesized driver of sexual dimorphism, and of the maintenance of </w:t>
      </w:r>
      <w:proofErr w:type="spellStart"/>
      <w:r w:rsidRPr="003C3F88">
        <w:rPr>
          <w:rFonts w:ascii="Arial" w:eastAsia="Times New Roman" w:hAnsi="Arial" w:cs="Arial"/>
          <w:color w:val="000000"/>
        </w:rPr>
        <w:t>GxSex</w:t>
      </w:r>
      <w:proofErr w:type="spellEnd"/>
      <w:r w:rsidRPr="003C3F88">
        <w:rPr>
          <w:rFonts w:ascii="Arial" w:eastAsia="Times New Roman" w:hAnsi="Arial" w:cs="Arial"/>
          <w:color w:val="000000"/>
        </w:rPr>
        <w:t xml:space="preserve"> genetic variance, is sexually-antagonistic selection, where alleles are beneficial in one sex yet deleterious in the </w:t>
      </w:r>
      <w:commentRangeStart w:id="68"/>
      <w:r w:rsidRPr="003C3F88">
        <w:rPr>
          <w:rFonts w:ascii="Arial" w:eastAsia="Times New Roman" w:hAnsi="Arial" w:cs="Arial"/>
          <w:color w:val="000000"/>
        </w:rPr>
        <w:t>ot</w:t>
      </w:r>
      <w:commentRangeStart w:id="69"/>
      <w:r w:rsidRPr="003C3F88">
        <w:rPr>
          <w:rFonts w:ascii="Arial" w:eastAsia="Times New Roman" w:hAnsi="Arial" w:cs="Arial"/>
          <w:color w:val="000000"/>
        </w:rPr>
        <w:t>her</w:t>
      </w:r>
      <w:commentRangeEnd w:id="69"/>
      <w:r w:rsidR="00F012A7">
        <w:rPr>
          <w:rStyle w:val="CommentReference"/>
        </w:rPr>
        <w:commentReference w:id="69"/>
      </w:r>
      <w:r w:rsidRPr="003C3F88">
        <w:rPr>
          <w:rFonts w:ascii="Arial" w:eastAsia="Times New Roman" w:hAnsi="Arial" w:cs="Arial"/>
          <w:color w:val="000000"/>
        </w:rPr>
        <w:t xml:space="preserve"> </w:t>
      </w:r>
      <w:commentRangeEnd w:id="68"/>
      <w:r w:rsidR="00F012A7">
        <w:rPr>
          <w:rStyle w:val="CommentReference"/>
        </w:rPr>
        <w:commentReference w:id="68"/>
      </w:r>
      <w:sdt>
        <w:sdtPr>
          <w:rPr>
            <w:rFonts w:ascii="Arial" w:eastAsia="Times New Roman" w:hAnsi="Arial"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XX0="/>
          <w:id w:val="-1340075129"/>
          <w:placeholder>
            <w:docPart w:val="DefaultPlaceholder_-1854013440"/>
          </w:placeholder>
        </w:sdtPr>
        <w:sdtEndPr/>
        <w:sdtContent>
          <w:r w:rsidR="00DD51E7">
            <w:rPr>
              <w:rFonts w:eastAsia="Times New Roman"/>
            </w:rPr>
            <w:t xml:space="preserve">(Cheng &amp; Kirkpatrick, 2016; </w:t>
          </w:r>
          <w:proofErr w:type="spellStart"/>
          <w:r w:rsidR="00DD51E7">
            <w:rPr>
              <w:rFonts w:eastAsia="Times New Roman"/>
            </w:rPr>
            <w:t>Connallon</w:t>
          </w:r>
          <w:proofErr w:type="spellEnd"/>
          <w:r w:rsidR="00DD51E7">
            <w:rPr>
              <w:rFonts w:eastAsia="Times New Roman"/>
            </w:rPr>
            <w:t xml:space="preserve"> et al., 2010; </w:t>
          </w:r>
          <w:proofErr w:type="spellStart"/>
          <w:r w:rsidR="00DD51E7">
            <w:rPr>
              <w:rFonts w:eastAsia="Times New Roman"/>
            </w:rPr>
            <w:t>Kasimatis</w:t>
          </w:r>
          <w:proofErr w:type="spellEnd"/>
          <w:r w:rsidR="00DD51E7">
            <w:rPr>
              <w:rFonts w:eastAsia="Times New Roman"/>
            </w:rPr>
            <w:t xml:space="preserve"> et al., 2021; Kidwell et al., 1977)</w:t>
          </w:r>
        </w:sdtContent>
      </w:sdt>
      <w:r w:rsidR="00BA203D">
        <w:rPr>
          <w:rFonts w:ascii="Arial" w:eastAsia="Times New Roman" w:hAnsi="Arial" w:cs="Arial"/>
          <w:color w:val="000000"/>
        </w:rPr>
        <w:t xml:space="preserve">. </w:t>
      </w:r>
      <w:r w:rsidRPr="003C3F88">
        <w:rPr>
          <w:rFonts w:ascii="Arial" w:eastAsia="Times New Roman" w:hAnsi="Arial" w:cs="Arial"/>
          <w:color w:val="000000"/>
        </w:rPr>
        <w:t xml:space="preserve">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ascii="Arial" w:eastAsia="Times New Roman" w:hAnsi="Arial"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DefaultPlaceholder_-1854013440"/>
          </w:placeholder>
        </w:sdtPr>
        <w:sdtEndPr/>
        <w:sdtContent>
          <w:r w:rsidR="00DD51E7">
            <w:rPr>
              <w:rFonts w:eastAsia="Times New Roman"/>
            </w:rPr>
            <w:t>(Cheng &amp; Kirkpatrick, 2016; Ruzicka et al., 2020, 2021)</w:t>
          </w:r>
        </w:sdtContent>
      </w:sdt>
      <w:r w:rsidR="00E0680B">
        <w:rPr>
          <w:rFonts w:ascii="Arial" w:eastAsia="Times New Roman" w:hAnsi="Arial" w:cs="Arial"/>
          <w:color w:val="000000"/>
        </w:rPr>
        <w:t>.</w:t>
      </w:r>
      <w:r w:rsidRPr="003C3F88">
        <w:rPr>
          <w:rFonts w:ascii="Arial" w:eastAsia="Times New Roman" w:hAnsi="Arial" w:cs="Arial"/>
          <w:color w:val="000000"/>
        </w:rPr>
        <w:t xml:space="preserve"> In this section, we consider a model of sexually-antagonistic selection acting on a polygenic trait and use it to estimate the strength of contemporary viability selection acting on the 27 traits we analyzed.</w:t>
      </w:r>
    </w:p>
    <w:p w14:paraId="4DC1FFF5" w14:textId="5857E912" w:rsidR="003C3F88" w:rsidRDefault="003C3F88" w:rsidP="008717D8">
      <w:pPr>
        <w:spacing w:after="0" w:line="360" w:lineRule="auto"/>
        <w:jc w:val="both"/>
        <w:rPr>
          <w:rFonts w:ascii="Arial" w:eastAsia="Times New Roman" w:hAnsi="Arial" w:cs="Arial"/>
          <w:color w:val="000000"/>
        </w:rPr>
      </w:pPr>
      <w:r w:rsidRPr="003C3F88">
        <w:rPr>
          <w:rFonts w:ascii="Arial" w:eastAsia="Times New Roman" w:hAnsi="Arial" w:cs="Arial"/>
          <w:color w:val="000000"/>
        </w:rPr>
        <w:lastRenderedPageBreak/>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REFX </w:t>
      </w:r>
      <w:r w:rsidRPr="0047325A">
        <w:rPr>
          <w:rFonts w:ascii="Arial" w:eastAsia="Times New Roman" w:hAnsi="Arial" w:cs="Arial"/>
          <w:b/>
          <w:bCs/>
          <w:color w:val="000000"/>
        </w:rPr>
        <w:t>Fig. 7A</w:t>
      </w:r>
      <w:r w:rsidRPr="003C3F88">
        <w:rPr>
          <w:rFonts w:ascii="Arial" w:eastAsia="Times New Roman" w:hAnsi="Arial"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002D2548">
        <w:rPr>
          <w:rFonts w:ascii="Arial" w:eastAsia="Times New Roman" w:hAnsi="Arial" w:cs="Arial"/>
          <w:color w:val="000000"/>
        </w:rPr>
        <w:t xml:space="preserve"> </w:t>
      </w:r>
      <w:sdt>
        <w:sdtPr>
          <w:rPr>
            <w:rFonts w:ascii="Arial" w:eastAsia="Times New Roman" w:hAnsi="Arial"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yaWdodCIsImdpdmVuIjoiUyIsInBhcnNlLW5hbWVzIjpmYWxzZSwiZHJvcHBpbmctcGFydGljbGUiOiIiLCJub24tZHJvcHBpbmctcGFydGljbGUiOiIifV0sImNvbnRhaW5lci10aXRsZSI6IkFubmFscyBvZiBldWdlbmljcyIsImNvbnRhaW5lci10aXRsZS1zaG9ydCI6IkFubiBFdWdlbiIsIkRPSSI6IjEwLjExMTEvai4xNDY5LTE4MDkuMTk0OS50YjAyNDUxLngiLCJQTUlEIjoiMjQ1NDAzMTIiLCJpc3N1ZWQiOnsiZGF0ZS1wYXJ0cyI6W1sxOTUxLDNdXX0sInBhZ2UiOiIzMjMtNTQiLCJpc3N1ZSI6IjQiLCJ2b2x1bWUiOiIxNS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
          <w:id w:val="-884324519"/>
          <w:placeholder>
            <w:docPart w:val="DefaultPlaceholder_-1854013440"/>
          </w:placeholder>
        </w:sdtPr>
        <w:sdtEndPr/>
        <w:sdtContent>
          <w:r w:rsidR="00DD51E7">
            <w:rPr>
              <w:rFonts w:eastAsia="Times New Roman"/>
            </w:rPr>
            <w:t>(Weir &amp; Cockerham, 1984; Wright, 1951)</w:t>
          </w:r>
        </w:sdtContent>
      </w:sdt>
      <w:r w:rsidRPr="003C3F88">
        <w:rPr>
          <w:rFonts w:ascii="Arial" w:eastAsia="Times New Roman" w:hAnsi="Arial" w:cs="Arial"/>
          <w:color w:val="000000"/>
        </w:rPr>
        <w:t xml:space="preserve">) due to viability selection “in real time”, </w:t>
      </w:r>
      <w:r w:rsidR="002D2548" w:rsidRPr="003C3F88">
        <w:rPr>
          <w:rFonts w:ascii="Arial" w:eastAsia="Times New Roman" w:hAnsi="Arial" w:cs="Arial"/>
          <w:color w:val="000000"/>
        </w:rPr>
        <w:t>i.e.,</w:t>
      </w:r>
      <w:r w:rsidRPr="003C3F88">
        <w:rPr>
          <w:rFonts w:ascii="Arial" w:eastAsia="Times New Roman" w:hAnsi="Arial" w:cs="Arial"/>
          <w:color w:val="000000"/>
        </w:rPr>
        <w:t xml:space="preserve"> acting between conception and adulthood. We derive the expected relationship for each site </w:t>
      </w:r>
      <m:oMath>
        <m:r>
          <w:rPr>
            <w:rFonts w:ascii="Cambria Math" w:eastAsia="Times New Roman" w:hAnsi="Cambria Math" w:cs="Arial"/>
            <w:color w:val="000000"/>
          </w:rPr>
          <m:t>i</m:t>
        </m:r>
      </m:oMath>
      <w:r w:rsidRPr="003C3F88">
        <w:rPr>
          <w:rFonts w:ascii="Arial" w:eastAsia="Times New Roman" w:hAnsi="Arial" w:cs="Arial"/>
          <w:color w:val="000000"/>
        </w:rPr>
        <w:t>,</w:t>
      </w:r>
    </w:p>
    <w:p w14:paraId="5B242622" w14:textId="77777777" w:rsidR="002B7A75" w:rsidRPr="002D2548" w:rsidRDefault="002B7A75" w:rsidP="008717D8">
      <w:pPr>
        <w:spacing w:after="0" w:line="360" w:lineRule="auto"/>
        <w:jc w:val="both"/>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B7A75" w:rsidRPr="008D0E34" w14:paraId="1179C3E0" w14:textId="77777777" w:rsidTr="007C23E3">
        <w:tc>
          <w:tcPr>
            <w:tcW w:w="8815" w:type="dxa"/>
          </w:tcPr>
          <w:p w14:paraId="24A19F17" w14:textId="75C38B02" w:rsidR="002B7A75" w:rsidRPr="008C5635" w:rsidRDefault="00B45320" w:rsidP="008717D8">
            <w:pPr>
              <w:spacing w:line="360" w:lineRule="auto"/>
              <w:jc w:val="center"/>
              <w:rPr>
                <w:rFonts w:ascii="Arial" w:hAnsi="Arial"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67610E98" w14:textId="72C515F4" w:rsidR="002B7A75" w:rsidRPr="008D0E34" w:rsidRDefault="002B7A75" w:rsidP="008717D8">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13624770" w14:textId="77777777" w:rsidR="002D2548" w:rsidRPr="003C3F88" w:rsidRDefault="002D2548" w:rsidP="008717D8">
      <w:pPr>
        <w:spacing w:after="0" w:line="360" w:lineRule="auto"/>
        <w:jc w:val="center"/>
        <w:rPr>
          <w:rFonts w:ascii="Arial" w:eastAsia="Times New Roman" w:hAnsi="Arial" w:cs="Arial"/>
          <w:color w:val="000000"/>
        </w:rPr>
      </w:pPr>
    </w:p>
    <w:p w14:paraId="67953DC1" w14:textId="0786FE64" w:rsidR="003C3F88" w:rsidRDefault="003C3F88" w:rsidP="008717D8">
      <w:pPr>
        <w:spacing w:after="0" w:line="360" w:lineRule="auto"/>
        <w:rPr>
          <w:rFonts w:ascii="Arial" w:eastAsia="Times New Roman" w:hAnsi="Arial" w:cs="Arial"/>
          <w:color w:val="000000"/>
        </w:rPr>
      </w:pPr>
      <w:r w:rsidRPr="003C3F88">
        <w:rPr>
          <w:rFonts w:ascii="Arial" w:eastAsia="Times New Roman" w:hAnsi="Arial"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is the phenotypic variance due to GxS</w:t>
      </w:r>
      <w:r w:rsidR="002D2548">
        <w:rPr>
          <w:rFonts w:ascii="Arial" w:eastAsia="Times New Roman" w:hAnsi="Arial" w:cs="Arial"/>
          <w:color w:val="000000"/>
        </w:rPr>
        <w:t>ex</w:t>
      </w:r>
      <w:r w:rsidRPr="003C3F88">
        <w:rPr>
          <w:rFonts w:ascii="Arial" w:eastAsia="Times New Roman" w:hAnsi="Arial" w:cs="Arial"/>
          <w:color w:val="000000"/>
        </w:rPr>
        <w:t xml:space="preserve"> at site </w:t>
      </w:r>
      <m:oMath>
        <m:r>
          <w:rPr>
            <w:rFonts w:ascii="Cambria Math" w:eastAsia="Times New Roman" w:hAnsi="Cambria Math" w:cs="Arial"/>
            <w:color w:val="000000"/>
          </w:rPr>
          <m:t>i</m:t>
        </m:r>
      </m:oMath>
      <w:r w:rsidRPr="003C3F88">
        <w:rPr>
          <w:rFonts w:ascii="Arial" w:eastAsia="Times New Roman" w:hAnsi="Arial" w:cs="Arial"/>
          <w:color w:val="000000"/>
        </w:rPr>
        <w:t xml:space="preserve"> and </w:t>
      </w:r>
      <m:oMath>
        <m:r>
          <w:rPr>
            <w:rFonts w:ascii="Cambria Math" w:eastAsia="Times New Roman" w:hAnsi="Cambria Math" w:cs="Arial"/>
            <w:color w:val="000000"/>
          </w:rPr>
          <m:t>A</m:t>
        </m:r>
      </m:oMath>
      <w:r w:rsidRPr="003C3F88">
        <w:rPr>
          <w:rFonts w:ascii="Arial" w:eastAsia="Times New Roman" w:hAnsi="Arial" w:cs="Arial"/>
          <w:color w:val="000000"/>
        </w:rPr>
        <w:t xml:space="preserve"> is a constant shared across all variants and can therefore be interpreted as the effect of sexually-antagonistic selection</w:t>
      </w:r>
      <w:del w:id="70" w:author="Harpak, Arbel" w:date="2022-04-01T12:25:00Z">
        <w:r w:rsidRPr="003C3F88" w:rsidDel="00447D68">
          <w:rPr>
            <w:rFonts w:ascii="Arial" w:eastAsia="Times New Roman" w:hAnsi="Arial" w:cs="Arial"/>
            <w:color w:val="000000"/>
          </w:rPr>
          <w:delText xml:space="preserve"> </w:delText>
        </w:r>
      </w:del>
      <w:ins w:id="71" w:author="Harpak, Arbel" w:date="2022-04-01T12:26:00Z">
        <w:r w:rsidR="00447D68">
          <w:rPr>
            <w:rFonts w:ascii="Arial" w:eastAsia="Times New Roman" w:hAnsi="Arial" w:cs="Arial"/>
            <w:color w:val="000000"/>
          </w:rPr>
          <w:t>–</w:t>
        </w:r>
      </w:ins>
      <w:ins w:id="72" w:author="Harpak, Arbel" w:date="2022-04-01T12:25:00Z">
        <w:r w:rsidR="00447D68">
          <w:rPr>
            <w:rFonts w:ascii="Arial" w:eastAsia="Times New Roman" w:hAnsi="Arial" w:cs="Arial"/>
            <w:color w:val="000000"/>
          </w:rPr>
          <w:t xml:space="preserve">on </w:t>
        </w:r>
      </w:ins>
      <w:ins w:id="73" w:author="Harpak, Arbel" w:date="2022-04-01T12:26:00Z">
        <w:r w:rsidR="00447D68">
          <w:rPr>
            <w:rFonts w:ascii="Arial" w:eastAsia="Times New Roman" w:hAnsi="Arial" w:cs="Arial"/>
            <w:color w:val="000000"/>
          </w:rPr>
          <w:t>variant</w:t>
        </w:r>
      </w:ins>
      <w:ins w:id="74" w:author="Harpak, Arbel" w:date="2022-04-01T12:27:00Z">
        <w:r w:rsidR="00447D68">
          <w:rPr>
            <w:rFonts w:ascii="Arial" w:eastAsia="Times New Roman" w:hAnsi="Arial" w:cs="Arial"/>
            <w:color w:val="000000"/>
          </w:rPr>
          <w:t xml:space="preserve"> sites</w:t>
        </w:r>
      </w:ins>
      <w:ins w:id="75" w:author="Harpak, Arbel" w:date="2022-04-01T12:25:00Z">
        <w:r w:rsidR="00447D68">
          <w:rPr>
            <w:rFonts w:ascii="Arial" w:eastAsia="Times New Roman" w:hAnsi="Arial" w:cs="Arial"/>
            <w:color w:val="000000"/>
          </w:rPr>
          <w:t xml:space="preserve"> underlying variation</w:t>
        </w:r>
      </w:ins>
      <w:ins w:id="76" w:author="Harpak, Arbel" w:date="2022-04-01T12:26:00Z">
        <w:r w:rsidR="00447D68">
          <w:rPr>
            <w:rFonts w:ascii="Arial" w:eastAsia="Times New Roman" w:hAnsi="Arial" w:cs="Arial"/>
            <w:color w:val="000000"/>
          </w:rPr>
          <w:t xml:space="preserve"> in a trait</w:t>
        </w:r>
      </w:ins>
      <w:ins w:id="77" w:author="Harpak, Arbel" w:date="2022-04-01T12:25:00Z">
        <w:r w:rsidR="00447D68">
          <w:rPr>
            <w:rFonts w:ascii="Arial" w:eastAsia="Times New Roman" w:hAnsi="Arial" w:cs="Arial"/>
            <w:color w:val="000000"/>
          </w:rPr>
          <w:t>—</w:t>
        </w:r>
      </w:ins>
      <w:r w:rsidRPr="003C3F88">
        <w:rPr>
          <w:rFonts w:ascii="Arial" w:eastAsia="Times New Roman" w:hAnsi="Arial" w:cs="Arial"/>
          <w:color w:val="000000"/>
        </w:rPr>
        <w:t>on male-female divergence</w:t>
      </w:r>
      <w:ins w:id="78" w:author="Harpak, Arbel" w:date="2022-04-01T12:26:00Z">
        <w:r w:rsidR="00447D68">
          <w:rPr>
            <w:rFonts w:ascii="Arial" w:eastAsia="Times New Roman" w:hAnsi="Arial" w:cs="Arial"/>
            <w:color w:val="000000"/>
          </w:rPr>
          <w:t xml:space="preserve"> at these variant</w:t>
        </w:r>
      </w:ins>
      <w:ins w:id="79" w:author="Harpak, Arbel" w:date="2022-04-01T12:27:00Z">
        <w:r w:rsidR="00447D68">
          <w:rPr>
            <w:rFonts w:ascii="Arial" w:eastAsia="Times New Roman" w:hAnsi="Arial" w:cs="Arial"/>
            <w:color w:val="000000"/>
          </w:rPr>
          <w:t>s</w:t>
        </w:r>
      </w:ins>
      <w:r w:rsidRPr="003C3F88">
        <w:rPr>
          <w:rFonts w:ascii="Arial" w:eastAsia="Times New Roman" w:hAnsi="Arial" w:cs="Arial"/>
          <w:color w:val="000000"/>
        </w:rPr>
        <w:t xml:space="preserve"> (REFX </w:t>
      </w:r>
      <w:r w:rsidRPr="0022472E">
        <w:rPr>
          <w:rFonts w:ascii="Arial" w:eastAsia="Times New Roman" w:hAnsi="Arial" w:cs="Arial"/>
          <w:b/>
          <w:bCs/>
          <w:color w:val="000000"/>
        </w:rPr>
        <w:t>Methods</w:t>
      </w:r>
      <w:r w:rsidRPr="003C3F88">
        <w:rPr>
          <w:rFonts w:ascii="Arial" w:eastAsia="Times New Roman" w:hAnsi="Arial"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for all sites in the UKB genotype array across subsamples of various ancestry groups in the </w:t>
      </w:r>
      <w:proofErr w:type="spellStart"/>
      <w:r w:rsidR="005C1B09" w:rsidRPr="00530798">
        <w:rPr>
          <w:rFonts w:ascii="Arial" w:eastAsiaTheme="minorEastAsia" w:hAnsi="Arial" w:cs="Arial"/>
          <w:color w:val="000000"/>
          <w:lang w:bidi="he-IL"/>
        </w:rPr>
        <w:t>gnomAD</w:t>
      </w:r>
      <w:proofErr w:type="spellEnd"/>
      <w:r w:rsidR="005C1B09" w:rsidRPr="003C3F88">
        <w:rPr>
          <w:rFonts w:ascii="Arial" w:eastAsia="Times New Roman" w:hAnsi="Arial" w:cs="Arial"/>
          <w:color w:val="000000"/>
        </w:rPr>
        <w:t xml:space="preserve"> </w:t>
      </w:r>
      <w:r w:rsidRPr="003C3F88">
        <w:rPr>
          <w:rFonts w:ascii="Arial" w:eastAsia="Times New Roman" w:hAnsi="Arial" w:cs="Arial"/>
          <w:color w:val="000000"/>
        </w:rPr>
        <w:t xml:space="preserve">dataset </w:t>
      </w:r>
      <w:sdt>
        <w:sdtPr>
          <w:rPr>
            <w:rFonts w:ascii="Arial" w:eastAsia="Times New Roman" w:hAnsi="Arial"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DefaultPlaceholder_-1854013440"/>
          </w:placeholder>
        </w:sdtPr>
        <w:sdtEndPr/>
        <w:sdtContent>
          <w:r w:rsidR="00DD51E7" w:rsidRPr="00DD51E7">
            <w:rPr>
              <w:rFonts w:ascii="Arial" w:eastAsia="Times New Roman" w:hAnsi="Arial" w:cs="Arial"/>
              <w:color w:val="000000"/>
            </w:rPr>
            <w:t>(</w:t>
          </w:r>
          <w:proofErr w:type="spellStart"/>
          <w:r w:rsidR="00DD51E7" w:rsidRPr="00DD51E7">
            <w:rPr>
              <w:rFonts w:ascii="Arial" w:eastAsia="Times New Roman" w:hAnsi="Arial" w:cs="Arial"/>
              <w:color w:val="000000"/>
            </w:rPr>
            <w:t>Karczewski</w:t>
          </w:r>
          <w:proofErr w:type="spellEnd"/>
          <w:r w:rsidR="00DD51E7" w:rsidRPr="00DD51E7">
            <w:rPr>
              <w:rFonts w:ascii="Arial" w:eastAsia="Times New Roman" w:hAnsi="Arial" w:cs="Arial"/>
              <w:color w:val="000000"/>
            </w:rPr>
            <w:t xml:space="preserve"> et al., 2020)</w:t>
          </w:r>
        </w:sdtContent>
      </w:sdt>
      <w:r w:rsidRPr="003C3F88">
        <w:rPr>
          <w:rFonts w:ascii="Arial" w:eastAsia="Times New Roman" w:hAnsi="Arial"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 xml:space="preserve">at each site and for each trait, used our previous sex-stratified GWAS. Since there is large heterogeneity in uncertainty of </w:t>
      </w:r>
      <w:proofErr w:type="spellStart"/>
      <w:r w:rsidRPr="003C3F88">
        <w:rPr>
          <w:rFonts w:ascii="Arial" w:eastAsia="Times New Roman" w:hAnsi="Arial" w:cs="Arial"/>
          <w:color w:val="000000"/>
        </w:rPr>
        <w:t>GxS</w:t>
      </w:r>
      <w:r w:rsidR="002D2548">
        <w:rPr>
          <w:rFonts w:ascii="Arial" w:eastAsia="Times New Roman" w:hAnsi="Arial" w:cs="Arial"/>
          <w:color w:val="000000"/>
        </w:rPr>
        <w:t>ex</w:t>
      </w:r>
      <w:proofErr w:type="spellEnd"/>
      <w:r w:rsidRPr="003C3F88">
        <w:rPr>
          <w:rFonts w:ascii="Arial" w:eastAsia="Times New Roman" w:hAnsi="Arial" w:cs="Arial"/>
          <w:color w:val="000000"/>
        </w:rPr>
        <w:t xml:space="preserve">-genetic variance estimates, we use a variance-weighted linear regression to estimate A (see REFX </w:t>
      </w:r>
      <w:r w:rsidRPr="007A4FFB">
        <w:rPr>
          <w:rFonts w:ascii="Arial" w:eastAsia="Times New Roman" w:hAnsi="Arial" w:cs="Arial"/>
          <w:b/>
          <w:bCs/>
          <w:color w:val="000000"/>
        </w:rPr>
        <w:t>Methods</w:t>
      </w:r>
      <w:r w:rsidRPr="003C3F88">
        <w:rPr>
          <w:rFonts w:ascii="Arial" w:eastAsia="Times New Roman" w:hAnsi="Arial"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estimates and for further details on the estimation procedure)</w:t>
      </w:r>
    </w:p>
    <w:p w14:paraId="4EB972C5" w14:textId="3B74D672" w:rsidR="000A0B6F" w:rsidRDefault="000A0B6F" w:rsidP="008717D8">
      <w:pPr>
        <w:spacing w:after="0" w:line="360" w:lineRule="auto"/>
        <w:rPr>
          <w:rFonts w:ascii="Arial" w:eastAsia="Times New Roman" w:hAnsi="Arial" w:cs="Arial"/>
          <w:color w:val="000000"/>
        </w:rPr>
      </w:pPr>
    </w:p>
    <w:p w14:paraId="0C5395F4" w14:textId="428410F5" w:rsidR="000A0B6F" w:rsidRDefault="00D65D4F" w:rsidP="008717D8">
      <w:pPr>
        <w:spacing w:after="0" w:line="360" w:lineRule="auto"/>
        <w:rPr>
          <w:rFonts w:ascii="Arial" w:eastAsia="Times New Roman" w:hAnsi="Arial" w:cs="Arial"/>
          <w:color w:val="000000"/>
        </w:rPr>
      </w:pPr>
      <w:commentRangeStart w:id="80"/>
      <w:r w:rsidRPr="00D65D4F">
        <w:rPr>
          <w:rFonts w:ascii="Arial" w:eastAsia="Times New Roman" w:hAnsi="Arial" w:cs="Arial"/>
          <w:noProof/>
          <w:color w:val="000000"/>
        </w:rPr>
        <w:lastRenderedPageBreak/>
        <w:drawing>
          <wp:inline distT="0" distB="0" distL="0" distR="0" wp14:anchorId="5F8B6783" wp14:editId="4A003DE3">
            <wp:extent cx="5943600" cy="6798945"/>
            <wp:effectExtent l="0" t="0" r="0" b="1905"/>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20"/>
                    <a:stretch>
                      <a:fillRect/>
                    </a:stretch>
                  </pic:blipFill>
                  <pic:spPr>
                    <a:xfrm>
                      <a:off x="0" y="0"/>
                      <a:ext cx="5943600" cy="6798945"/>
                    </a:xfrm>
                    <a:prstGeom prst="rect">
                      <a:avLst/>
                    </a:prstGeom>
                  </pic:spPr>
                </pic:pic>
              </a:graphicData>
            </a:graphic>
          </wp:inline>
        </w:drawing>
      </w:r>
      <w:commentRangeEnd w:id="80"/>
      <w:r w:rsidR="00447D68">
        <w:rPr>
          <w:rStyle w:val="CommentReference"/>
        </w:rPr>
        <w:commentReference w:id="80"/>
      </w:r>
    </w:p>
    <w:p w14:paraId="713F2B35" w14:textId="409294C1" w:rsidR="00752837" w:rsidRPr="002B4A89" w:rsidRDefault="000A0B6F" w:rsidP="00752837">
      <w:pPr>
        <w:pStyle w:val="NormalWeb"/>
        <w:spacing w:before="0" w:beforeAutospacing="0" w:after="0" w:afterAutospacing="0" w:line="360" w:lineRule="auto"/>
        <w:jc w:val="both"/>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sidR="002613E4">
        <w:rPr>
          <w:rFonts w:ascii="Arial" w:hAnsi="Arial" w:cs="Arial"/>
          <w:b/>
          <w:bCs/>
          <w:color w:val="000000"/>
          <w:sz w:val="18"/>
          <w:szCs w:val="18"/>
        </w:rPr>
        <w:t>Testing for sexually-antagonistic selection</w:t>
      </w:r>
      <w:r w:rsidR="00752837">
        <w:rPr>
          <w:rFonts w:ascii="Arial" w:hAnsi="Arial" w:cs="Arial"/>
          <w:b/>
          <w:bCs/>
          <w:color w:val="000000"/>
          <w:sz w:val="18"/>
          <w:szCs w:val="18"/>
        </w:rPr>
        <w:t>.</w:t>
      </w:r>
      <w:r w:rsidR="002613E4">
        <w:rPr>
          <w:rFonts w:ascii="Arial" w:hAnsi="Arial" w:cs="Arial"/>
          <w:b/>
          <w:bCs/>
          <w:color w:val="000000"/>
          <w:sz w:val="18"/>
          <w:szCs w:val="18"/>
        </w:rPr>
        <w:t xml:space="preserve"> </w:t>
      </w:r>
      <w:r w:rsidR="00752837" w:rsidRPr="002C24E7">
        <w:rPr>
          <w:rFonts w:ascii="Arial" w:hAnsi="Arial" w:cs="Arial"/>
          <w:b/>
          <w:bCs/>
          <w:color w:val="000000"/>
          <w:sz w:val="20"/>
          <w:szCs w:val="20"/>
        </w:rPr>
        <w:t xml:space="preserve">(A) </w:t>
      </w:r>
      <w:r w:rsidR="00752837" w:rsidRPr="002C24E7">
        <w:rPr>
          <w:rFonts w:ascii="Arial" w:hAnsi="Arial" w:cs="Arial"/>
          <w:color w:val="000000"/>
          <w:sz w:val="20"/>
          <w:szCs w:val="20"/>
        </w:rPr>
        <w:t xml:space="preserve">A model </w:t>
      </w:r>
      <w:r w:rsidR="00543136">
        <w:rPr>
          <w:rFonts w:ascii="Arial" w:hAnsi="Arial" w:cs="Arial"/>
          <w:color w:val="000000"/>
          <w:sz w:val="20"/>
          <w:szCs w:val="20"/>
        </w:rPr>
        <w:t xml:space="preserve">of </w:t>
      </w:r>
      <w:r w:rsidR="00007CB6">
        <w:rPr>
          <w:rFonts w:ascii="Arial" w:hAnsi="Arial" w:cs="Arial"/>
          <w:color w:val="000000"/>
          <w:sz w:val="20"/>
          <w:szCs w:val="20"/>
        </w:rPr>
        <w:t xml:space="preserve">sexually-antagonistic selection </w:t>
      </w:r>
      <w:del w:id="81" w:author="Harpak, Arbel" w:date="2022-04-01T12:32:00Z">
        <w:r w:rsidR="00FF798C" w:rsidDel="00F65B5C">
          <w:rPr>
            <w:rFonts w:ascii="Arial" w:hAnsi="Arial" w:cs="Arial"/>
            <w:color w:val="000000"/>
            <w:sz w:val="20"/>
            <w:szCs w:val="20"/>
          </w:rPr>
          <w:delText>describe</w:delText>
        </w:r>
        <w:r w:rsidR="007C1A55" w:rsidDel="00F65B5C">
          <w:rPr>
            <w:rFonts w:ascii="Arial" w:hAnsi="Arial" w:cs="Arial"/>
            <w:color w:val="000000"/>
            <w:sz w:val="20"/>
            <w:szCs w:val="20"/>
          </w:rPr>
          <w:delText>d by</w:delText>
        </w:r>
      </w:del>
      <w:ins w:id="82" w:author="Harpak, Arbel" w:date="2022-04-01T12:32:00Z">
        <w:r w:rsidR="00F65B5C">
          <w:rPr>
            <w:rFonts w:ascii="Arial" w:hAnsi="Arial" w:cs="Arial"/>
            <w:color w:val="000000"/>
            <w:sz w:val="20"/>
            <w:szCs w:val="20"/>
          </w:rPr>
          <w:t>yielding the prediction of</w:t>
        </w:r>
      </w:ins>
      <w:r w:rsidR="00007CB6">
        <w:rPr>
          <w:rFonts w:ascii="Arial" w:hAnsi="Arial" w:cs="Arial"/>
          <w:color w:val="000000"/>
          <w:sz w:val="20"/>
          <w:szCs w:val="20"/>
        </w:rPr>
        <w:t xml:space="preserve"> </w:t>
      </w:r>
      <w:r w:rsidR="00007CB6" w:rsidRPr="00007CB6">
        <w:rPr>
          <w:rFonts w:ascii="Arial" w:hAnsi="Arial" w:cs="Arial"/>
          <w:b/>
          <w:bCs/>
          <w:color w:val="000000"/>
          <w:sz w:val="20"/>
          <w:szCs w:val="20"/>
        </w:rPr>
        <w:t>Eq. 12</w:t>
      </w:r>
      <w:r w:rsidR="00007CB6">
        <w:rPr>
          <w:rFonts w:ascii="Arial" w:hAnsi="Arial" w:cs="Arial"/>
          <w:color w:val="000000"/>
          <w:sz w:val="20"/>
          <w:szCs w:val="20"/>
        </w:rPr>
        <w:t xml:space="preserve">. </w:t>
      </w:r>
      <w:r w:rsidR="00FF798C">
        <w:rPr>
          <w:rFonts w:ascii="Arial" w:hAnsi="Arial" w:cs="Arial"/>
          <w:color w:val="000000"/>
          <w:sz w:val="20"/>
          <w:szCs w:val="20"/>
        </w:rPr>
        <w:t xml:space="preserve">In this specific </w:t>
      </w:r>
      <w:del w:id="83" w:author="Harpak, Arbel" w:date="2022-04-01T12:32:00Z">
        <w:r w:rsidR="00FF798C" w:rsidDel="00F65B5C">
          <w:rPr>
            <w:rFonts w:ascii="Arial" w:hAnsi="Arial" w:cs="Arial"/>
            <w:color w:val="000000"/>
            <w:sz w:val="20"/>
            <w:szCs w:val="20"/>
          </w:rPr>
          <w:delText>model</w:delText>
        </w:r>
      </w:del>
      <w:ins w:id="84" w:author="Harpak, Arbel" w:date="2022-04-01T12:32:00Z">
        <w:r w:rsidR="00F65B5C">
          <w:rPr>
            <w:rFonts w:ascii="Arial" w:hAnsi="Arial" w:cs="Arial"/>
            <w:color w:val="000000"/>
            <w:sz w:val="20"/>
            <w:szCs w:val="20"/>
          </w:rPr>
          <w:t>example</w:t>
        </w:r>
      </w:ins>
      <w:r w:rsidR="00FF798C">
        <w:rPr>
          <w:rFonts w:ascii="Arial" w:hAnsi="Arial" w:cs="Arial"/>
          <w:color w:val="000000"/>
          <w:sz w:val="20"/>
          <w:szCs w:val="20"/>
        </w:rPr>
        <w:t>, selection drives trait values towards the optimum in males, and away from the optimum in females</w:t>
      </w:r>
      <w:del w:id="85" w:author="Harpak, Arbel" w:date="2022-04-01T12:45:00Z">
        <w:r w:rsidR="00FF798C" w:rsidDel="00E41AB9">
          <w:rPr>
            <w:rFonts w:ascii="Arial" w:hAnsi="Arial" w:cs="Arial"/>
            <w:color w:val="000000"/>
            <w:sz w:val="20"/>
            <w:szCs w:val="20"/>
          </w:rPr>
          <w:delText xml:space="preserve">, shown with the difference in magnitude of </w:delText>
        </w:r>
        <w:r w:rsidR="00C937DB" w:rsidDel="00E41AB9">
          <w:rPr>
            <w:rFonts w:ascii="Arial" w:hAnsi="Arial" w:cs="Arial"/>
            <w:color w:val="000000"/>
            <w:sz w:val="20"/>
            <w:szCs w:val="20"/>
          </w:rPr>
          <w:delText xml:space="preserve">effect </w:delText>
        </w:r>
      </w:del>
      <m:oMath>
        <m:sSub>
          <m:sSubPr>
            <m:ctrlPr>
              <w:del w:id="86" w:author="Harpak, Arbel" w:date="2022-04-01T12:45:00Z">
                <w:rPr>
                  <w:rFonts w:ascii="Cambria Math" w:hAnsi="Cambria Math" w:cs="Arial"/>
                  <w:i/>
                  <w:color w:val="000000"/>
                  <w:sz w:val="20"/>
                  <w:szCs w:val="20"/>
                </w:rPr>
              </w:del>
            </m:ctrlPr>
          </m:sSubPr>
          <m:e>
            <m:r>
              <w:del w:id="87" w:author="Harpak, Arbel" w:date="2022-04-01T12:45:00Z">
                <w:rPr>
                  <w:rFonts w:ascii="Cambria Math" w:hAnsi="Cambria Math" w:cs="Arial"/>
                  <w:color w:val="000000"/>
                  <w:sz w:val="20"/>
                  <w:szCs w:val="20"/>
                </w:rPr>
                <m:t>β</m:t>
              </w:del>
            </m:r>
          </m:e>
          <m:sub>
            <m:r>
              <w:del w:id="88" w:author="Harpak, Arbel" w:date="2022-04-01T12:45:00Z">
                <w:rPr>
                  <w:rFonts w:ascii="Cambria Math" w:hAnsi="Cambria Math" w:cs="Arial"/>
                  <w:color w:val="000000"/>
                  <w:sz w:val="20"/>
                  <w:szCs w:val="20"/>
                </w:rPr>
                <m:t>z</m:t>
              </w:del>
            </m:r>
          </m:sub>
        </m:sSub>
      </m:oMath>
      <w:del w:id="89" w:author="Harpak, Arbel" w:date="2022-04-01T12:45:00Z">
        <w:r w:rsidR="00FF798C" w:rsidDel="00E41AB9">
          <w:rPr>
            <w:rFonts w:ascii="Arial" w:hAnsi="Arial" w:cs="Arial"/>
            <w:color w:val="000000"/>
            <w:sz w:val="20"/>
            <w:szCs w:val="20"/>
          </w:rPr>
          <w:delText xml:space="preserve">. </w:delText>
        </w:r>
      </w:del>
      <w:ins w:id="90" w:author="Harpak, Arbel" w:date="2022-04-01T12:45:00Z">
        <w:r w:rsidR="00E41AB9">
          <w:rPr>
            <w:rFonts w:ascii="Arial" w:hAnsi="Arial" w:cs="Arial"/>
            <w:color w:val="000000"/>
            <w:sz w:val="20"/>
            <w:szCs w:val="20"/>
          </w:rPr>
          <w:t xml:space="preserve">. </w:t>
        </w:r>
      </w:ins>
      <w:r w:rsidR="00EB32A7">
        <w:rPr>
          <w:rFonts w:ascii="Arial" w:hAnsi="Arial" w:cs="Arial"/>
          <w:color w:val="000000"/>
          <w:sz w:val="20"/>
          <w:szCs w:val="20"/>
        </w:rPr>
        <w:t xml:space="preserve">The </w:t>
      </w:r>
      <w:del w:id="91" w:author="Harpak, Arbel" w:date="2022-04-01T12:45:00Z">
        <w:r w:rsidR="00EB32A7" w:rsidDel="00E41AB9">
          <w:rPr>
            <w:rFonts w:ascii="Arial" w:hAnsi="Arial" w:cs="Arial"/>
            <w:color w:val="000000"/>
            <w:sz w:val="20"/>
            <w:szCs w:val="20"/>
          </w:rPr>
          <w:delText xml:space="preserve">additive </w:delText>
        </w:r>
      </w:del>
      <w:r w:rsidR="00EB32A7">
        <w:rPr>
          <w:rFonts w:ascii="Arial" w:hAnsi="Arial" w:cs="Arial"/>
          <w:color w:val="000000"/>
          <w:sz w:val="20"/>
          <w:szCs w:val="20"/>
        </w:rPr>
        <w:t>selection coefficient</w:t>
      </w:r>
      <w:ins w:id="92" w:author="Harpak, Arbel" w:date="2022-04-01T12:47:00Z">
        <w:r w:rsidR="00E41AB9">
          <w:rPr>
            <w:rFonts w:ascii="Arial" w:hAnsi="Arial" w:cs="Arial"/>
            <w:color w:val="000000"/>
            <w:sz w:val="20"/>
            <w:szCs w:val="20"/>
          </w:rPr>
          <w:t>s</w:t>
        </w:r>
      </w:ins>
      <w:r w:rsidR="00C937DB">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del w:id="93" w:author="Harpak, Arbel" w:date="2022-04-01T12:47:00Z">
                <w:rPr>
                  <w:rFonts w:ascii="Cambria Math" w:hAnsi="Cambria Math" w:cs="Arial"/>
                  <w:color w:val="000000"/>
                  <w:sz w:val="20"/>
                  <w:szCs w:val="20"/>
                </w:rPr>
                <m:t>z</m:t>
              </w:del>
            </m:r>
            <m:r>
              <w:ins w:id="94" w:author="Harpak, Arbel" w:date="2022-04-01T12:47:00Z">
                <w:rPr>
                  <w:rFonts w:ascii="Cambria Math" w:hAnsi="Cambria Math" w:cs="Arial"/>
                  <w:color w:val="000000"/>
                  <w:sz w:val="20"/>
                  <w:szCs w:val="20"/>
                </w:rPr>
                <m:t>m</m:t>
              </w:ins>
            </m:r>
          </m:sub>
        </m:sSub>
      </m:oMath>
      <w:ins w:id="95" w:author="Harpak, Arbel" w:date="2022-04-01T12:47:00Z">
        <w:r w:rsidR="00E41AB9">
          <w:rPr>
            <w:rFonts w:ascii="Arial" w:hAnsi="Arial" w:cs="Arial"/>
            <w:color w:val="000000"/>
            <w:sz w:val="20"/>
            <w:szCs w:val="20"/>
          </w:rPr>
          <w:t xml:space="preserve"> and </w:t>
        </w:r>
      </w:ins>
      <m:oMath>
        <m:sSub>
          <m:sSubPr>
            <m:ctrlPr>
              <w:ins w:id="96" w:author="Harpak, Arbel" w:date="2022-04-01T12:47:00Z">
                <w:rPr>
                  <w:rFonts w:ascii="Cambria Math" w:hAnsi="Cambria Math" w:cs="Arial"/>
                  <w:i/>
                  <w:color w:val="000000"/>
                  <w:sz w:val="20"/>
                  <w:szCs w:val="20"/>
                </w:rPr>
              </w:ins>
            </m:ctrlPr>
          </m:sSubPr>
          <m:e>
            <m:r>
              <w:ins w:id="97" w:author="Harpak, Arbel" w:date="2022-04-01T12:47:00Z">
                <w:rPr>
                  <w:rFonts w:ascii="Cambria Math" w:hAnsi="Cambria Math" w:cs="Arial"/>
                  <w:color w:val="000000"/>
                  <w:sz w:val="20"/>
                  <w:szCs w:val="20"/>
                </w:rPr>
                <m:t>s</m:t>
              </w:ins>
            </m:r>
          </m:e>
          <m:sub>
            <m:r>
              <w:ins w:id="98" w:author="Harpak, Arbel" w:date="2022-04-01T12:47:00Z">
                <w:rPr>
                  <w:rFonts w:ascii="Cambria Math" w:hAnsi="Cambria Math" w:cs="Arial"/>
                  <w:color w:val="000000"/>
                  <w:sz w:val="20"/>
                  <w:szCs w:val="20"/>
                </w:rPr>
                <m:t>f</m:t>
              </w:ins>
            </m:r>
          </m:sub>
        </m:sSub>
      </m:oMath>
      <w:r w:rsidR="00C937DB">
        <w:rPr>
          <w:rFonts w:ascii="Arial" w:hAnsi="Arial" w:cs="Arial"/>
          <w:color w:val="000000"/>
          <w:sz w:val="20"/>
          <w:szCs w:val="20"/>
        </w:rPr>
        <w:t>,</w:t>
      </w:r>
      <w:r w:rsidR="00EB32A7">
        <w:rPr>
          <w:rFonts w:ascii="Arial" w:hAnsi="Arial" w:cs="Arial"/>
          <w:color w:val="000000"/>
          <w:sz w:val="20"/>
          <w:szCs w:val="20"/>
        </w:rPr>
        <w:t xml:space="preserve"> </w:t>
      </w:r>
      <w:del w:id="99" w:author="Harpak, Arbel" w:date="2022-04-01T12:48:00Z">
        <w:r w:rsidR="00EB32A7" w:rsidDel="00E41AB9">
          <w:rPr>
            <w:rFonts w:ascii="Arial" w:hAnsi="Arial" w:cs="Arial"/>
            <w:color w:val="000000"/>
            <w:sz w:val="20"/>
            <w:szCs w:val="20"/>
          </w:rPr>
          <w:delText xml:space="preserve">is modeled </w:delText>
        </w:r>
      </w:del>
      <w:del w:id="100" w:author="Harpak, Arbel" w:date="2022-04-01T12:45:00Z">
        <w:r w:rsidR="00EB32A7" w:rsidDel="00E41AB9">
          <w:rPr>
            <w:rFonts w:ascii="Arial" w:hAnsi="Arial" w:cs="Arial"/>
            <w:color w:val="000000"/>
            <w:sz w:val="20"/>
            <w:szCs w:val="20"/>
          </w:rPr>
          <w:delText>by the</w:delText>
        </w:r>
      </w:del>
      <w:ins w:id="101" w:author="Harpak, Arbel" w:date="2022-04-01T12:48:00Z">
        <w:r w:rsidR="00E41AB9">
          <w:rPr>
            <w:rFonts w:ascii="Arial" w:hAnsi="Arial" w:cs="Arial"/>
            <w:color w:val="000000"/>
            <w:sz w:val="20"/>
            <w:szCs w:val="20"/>
          </w:rPr>
          <w:t>are</w:t>
        </w:r>
      </w:ins>
      <w:ins w:id="102" w:author="Harpak, Arbel" w:date="2022-04-01T12:45:00Z">
        <w:r w:rsidR="00E41AB9">
          <w:rPr>
            <w:rFonts w:ascii="Arial" w:hAnsi="Arial" w:cs="Arial"/>
            <w:color w:val="000000"/>
            <w:sz w:val="20"/>
            <w:szCs w:val="20"/>
          </w:rPr>
          <w:t xml:space="preserve"> linear with</w:t>
        </w:r>
      </w:ins>
      <w:ins w:id="103" w:author="Harpak, Arbel" w:date="2022-04-01T12:46:00Z">
        <w:r w:rsidR="00E41AB9">
          <w:rPr>
            <w:rFonts w:ascii="Arial" w:hAnsi="Arial" w:cs="Arial"/>
            <w:color w:val="000000"/>
            <w:sz w:val="20"/>
            <w:szCs w:val="20"/>
          </w:rPr>
          <w:t xml:space="preserve"> the</w:t>
        </w:r>
      </w:ins>
      <w:r w:rsidR="00EB32A7">
        <w:rPr>
          <w:rFonts w:ascii="Arial" w:hAnsi="Arial" w:cs="Arial"/>
          <w:color w:val="000000"/>
          <w:sz w:val="20"/>
          <w:szCs w:val="20"/>
        </w:rPr>
        <w:t xml:space="preserve"> additive effect on the trait</w:t>
      </w:r>
      <w:del w:id="104" w:author="Harpak, Arbel" w:date="2022-04-01T12:46:00Z">
        <w:r w:rsidR="00543136" w:rsidDel="00E41AB9">
          <w:rPr>
            <w:rFonts w:ascii="Arial" w:hAnsi="Arial" w:cs="Arial"/>
            <w:color w:val="000000"/>
            <w:sz w:val="20"/>
            <w:szCs w:val="20"/>
          </w:rPr>
          <w:delText xml:space="preserve"> and strength of selection, </w:delText>
        </w:r>
      </w:del>
      <m:oMath>
        <m:sSub>
          <m:sSubPr>
            <m:ctrlPr>
              <w:del w:id="105" w:author="Harpak, Arbel" w:date="2022-04-01T12:46:00Z">
                <w:rPr>
                  <w:rFonts w:ascii="Cambria Math" w:hAnsi="Cambria Math" w:cs="Arial"/>
                  <w:i/>
                  <w:color w:val="000000"/>
                  <w:sz w:val="20"/>
                  <w:szCs w:val="20"/>
                </w:rPr>
              </w:del>
            </m:ctrlPr>
          </m:sSubPr>
          <m:e>
            <m:r>
              <w:del w:id="106" w:author="Harpak, Arbel" w:date="2022-04-01T12:46:00Z">
                <w:rPr>
                  <w:rFonts w:ascii="Cambria Math" w:hAnsi="Cambria Math" w:cs="Arial"/>
                  <w:color w:val="000000"/>
                  <w:sz w:val="20"/>
                  <w:szCs w:val="20"/>
                </w:rPr>
                <m:t>a</m:t>
              </w:del>
            </m:r>
          </m:e>
          <m:sub>
            <m:r>
              <w:del w:id="107" w:author="Harpak, Arbel" w:date="2022-04-01T12:46:00Z">
                <w:rPr>
                  <w:rFonts w:ascii="Cambria Math" w:hAnsi="Cambria Math" w:cs="Arial"/>
                  <w:color w:val="000000"/>
                  <w:sz w:val="20"/>
                  <w:szCs w:val="20"/>
                </w:rPr>
                <m:t>z</m:t>
              </w:del>
            </m:r>
          </m:sub>
        </m:sSub>
      </m:oMath>
      <w:del w:id="108" w:author="Harpak, Arbel" w:date="2022-04-01T12:47:00Z">
        <w:r w:rsidR="00EB32A7" w:rsidDel="00E41AB9">
          <w:rPr>
            <w:rFonts w:ascii="Arial" w:hAnsi="Arial" w:cs="Arial"/>
            <w:color w:val="000000"/>
            <w:sz w:val="20"/>
            <w:szCs w:val="20"/>
          </w:rPr>
          <w:delText xml:space="preserve">. </w:delText>
        </w:r>
        <w:r w:rsidR="00543136" w:rsidDel="00E41AB9">
          <w:rPr>
            <w:rFonts w:ascii="Arial" w:hAnsi="Arial" w:cs="Arial"/>
            <w:color w:val="000000"/>
            <w:sz w:val="20"/>
            <w:szCs w:val="20"/>
          </w:rPr>
          <w:delText xml:space="preserve">Under </w:delText>
        </w:r>
      </w:del>
      <w:ins w:id="109" w:author="Harpak, Arbel" w:date="2022-04-01T12:47:00Z">
        <w:r w:rsidR="00E41AB9">
          <w:rPr>
            <w:rFonts w:ascii="Arial" w:hAnsi="Arial" w:cs="Arial"/>
            <w:color w:val="000000"/>
            <w:sz w:val="20"/>
            <w:szCs w:val="20"/>
          </w:rPr>
          <w:t xml:space="preserve"> and </w:t>
        </w:r>
      </w:ins>
      <w:r w:rsidR="00543136">
        <w:rPr>
          <w:rFonts w:ascii="Arial" w:hAnsi="Arial" w:cs="Arial"/>
          <w:color w:val="000000"/>
          <w:sz w:val="20"/>
          <w:szCs w:val="20"/>
        </w:rPr>
        <w:t xml:space="preserve">sexually-antagonistic selection </w:t>
      </w:r>
      <w:del w:id="110" w:author="Harpak, Arbel" w:date="2022-04-01T12:47:00Z">
        <w:r w:rsidR="00543136" w:rsidDel="00E41AB9">
          <w:rPr>
            <w:rFonts w:ascii="Arial" w:hAnsi="Arial" w:cs="Arial"/>
            <w:color w:val="000000"/>
            <w:sz w:val="20"/>
            <w:szCs w:val="20"/>
          </w:rPr>
          <w:delText xml:space="preserve">and assuming that allele frequencies are </w:delText>
        </w:r>
      </w:del>
      <w:ins w:id="111" w:author="Harpak, Arbel" w:date="2022-04-01T12:47:00Z">
        <w:r w:rsidR="00E41AB9">
          <w:rPr>
            <w:rFonts w:ascii="Arial" w:hAnsi="Arial" w:cs="Arial"/>
            <w:color w:val="000000"/>
            <w:sz w:val="20"/>
            <w:szCs w:val="20"/>
          </w:rPr>
          <w:t xml:space="preserve">is </w:t>
        </w:r>
      </w:ins>
      <w:r w:rsidR="00543136">
        <w:rPr>
          <w:rFonts w:ascii="Arial" w:hAnsi="Arial" w:cs="Arial"/>
          <w:color w:val="000000"/>
          <w:sz w:val="20"/>
          <w:szCs w:val="20"/>
        </w:rPr>
        <w:t>at equilibrium</w:t>
      </w:r>
      <w:del w:id="112" w:author="Harpak, Arbel" w:date="2022-04-01T12:47:00Z">
        <w:r w:rsidR="00543136" w:rsidDel="00E41AB9">
          <w:rPr>
            <w:rFonts w:ascii="Arial" w:hAnsi="Arial" w:cs="Arial"/>
            <w:color w:val="000000"/>
            <w:sz w:val="20"/>
            <w:szCs w:val="20"/>
          </w:rPr>
          <w:delText xml:space="preserve">, </w:delText>
        </w:r>
      </w:del>
      <w:ins w:id="113" w:author="Harpak, Arbel" w:date="2022-04-01T12:47:00Z">
        <w:r w:rsidR="00E41AB9">
          <w:rPr>
            <w:rFonts w:ascii="Arial" w:hAnsi="Arial" w:cs="Arial"/>
            <w:color w:val="000000"/>
            <w:sz w:val="20"/>
            <w:szCs w:val="20"/>
          </w:rPr>
          <w:t xml:space="preserve"> such that</w:t>
        </w:r>
        <w:r w:rsidR="00E41AB9">
          <w:rPr>
            <w:rFonts w:ascii="Arial" w:hAnsi="Arial" w:cs="Arial"/>
            <w:color w:val="000000"/>
            <w:sz w:val="20"/>
            <w:szCs w:val="20"/>
          </w:rPr>
          <w:t xml:space="preserve"> </w:t>
        </w:r>
      </w:ins>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r>
              <w:ins w:id="114" w:author="Harpak, Arbel" w:date="2022-04-01T12:49:00Z">
                <w:rPr>
                  <w:rFonts w:ascii="Cambria Math" w:hAnsi="Cambria Math" w:cs="Arial"/>
                  <w:color w:val="000000"/>
                  <w:sz w:val="20"/>
                  <w:szCs w:val="20"/>
                </w:rPr>
                <m:t>=-</m:t>
              </w:ins>
            </m:r>
          </m:sub>
        </m:sSub>
        <m:r>
          <w:del w:id="115" w:author="Harpak, Arbel" w:date="2022-04-01T12:49:00Z">
            <m:rPr>
              <m:sty m:val="p"/>
            </m:rPr>
            <w:rPr>
              <w:rFonts w:ascii="Cambria Math" w:hAnsi="Cambria Math" w:cs="Arial"/>
              <w:color w:val="000000"/>
              <w:sz w:val="20"/>
              <w:szCs w:val="20"/>
              <w:rPrChange w:id="116" w:author="Harpak, Arbel" w:date="2022-04-01T12:49:00Z">
                <w:rPr>
                  <w:rFonts w:ascii="Cambria Math" w:hAnsi="Cambria Math" w:cs="Arial"/>
                  <w:color w:val="000000"/>
                  <w:sz w:val="20"/>
                  <w:szCs w:val="20"/>
                </w:rPr>
              </w:rPrChange>
            </w:rPr>
            <m:t xml:space="preserve"> is equal and opposite to </m:t>
          </w:del>
        </m:r>
      </m:oMath>
      <w:ins w:id="117" w:author="Harpak, Arbel" w:date="2022-04-01T12:49:00Z">
        <w:r w:rsidR="00114C9E">
          <w:rPr>
            <w:rFonts w:ascii="Arial" w:hAnsi="Arial" w:cs="Arial"/>
            <w:color w:val="000000"/>
            <w:sz w:val="20"/>
            <w:szCs w:val="20"/>
          </w:rPr>
          <w:t xml:space="preserve"> </w:t>
        </w:r>
      </w:ins>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543136">
        <w:rPr>
          <w:rFonts w:ascii="Arial" w:hAnsi="Arial" w:cs="Arial"/>
          <w:color w:val="000000"/>
          <w:sz w:val="20"/>
          <w:szCs w:val="20"/>
        </w:rPr>
        <w:t xml:space="preserve">. </w:t>
      </w:r>
      <w:r w:rsidR="00752837" w:rsidRPr="002C24E7">
        <w:rPr>
          <w:rFonts w:ascii="Arial" w:hAnsi="Arial" w:cs="Arial"/>
          <w:b/>
          <w:bCs/>
          <w:color w:val="000000"/>
          <w:sz w:val="20"/>
          <w:szCs w:val="20"/>
        </w:rPr>
        <w:t>(B)</w:t>
      </w:r>
      <w:r w:rsidR="00752837" w:rsidRPr="002C24E7">
        <w:rPr>
          <w:rFonts w:ascii="Arial" w:hAnsi="Arial" w:cs="Arial"/>
          <w:color w:val="000000"/>
          <w:sz w:val="20"/>
          <w:szCs w:val="20"/>
        </w:rPr>
        <w:t xml:space="preserve"> </w:t>
      </w:r>
      <w:del w:id="118" w:author="Harpak, Arbel" w:date="2022-04-01T12:49:00Z">
        <w:r w:rsidR="002B4A89" w:rsidDel="00114C9E">
          <w:rPr>
            <w:rFonts w:ascii="Arial" w:hAnsi="Arial" w:cs="Arial"/>
            <w:color w:val="000000"/>
            <w:sz w:val="20"/>
            <w:szCs w:val="20"/>
          </w:rPr>
          <w:delText xml:space="preserve">Zoomed in plots of two </w:delText>
        </w:r>
        <w:r w:rsidR="002B4A89" w:rsidDel="00114C9E">
          <w:rPr>
            <w:rFonts w:ascii="Arial" w:hAnsi="Arial" w:cs="Arial"/>
            <w:color w:val="000000"/>
            <w:sz w:val="20"/>
            <w:szCs w:val="20"/>
          </w:rPr>
          <w:lastRenderedPageBreak/>
          <w:delText>traits,</w:delText>
        </w:r>
      </w:del>
      <w:ins w:id="119" w:author="Harpak, Arbel" w:date="2022-04-01T12:50:00Z">
        <w:r w:rsidR="00114C9E">
          <w:rPr>
            <w:rFonts w:ascii="Arial" w:hAnsi="Arial" w:cs="Arial"/>
            <w:color w:val="000000"/>
            <w:sz w:val="20"/>
            <w:szCs w:val="20"/>
          </w:rPr>
          <w:t xml:space="preserve">Two </w:t>
        </w:r>
      </w:ins>
      <w:ins w:id="120" w:author="Harpak, Arbel" w:date="2022-04-01T12:49:00Z">
        <w:r w:rsidR="00114C9E">
          <w:rPr>
            <w:rFonts w:ascii="Arial" w:hAnsi="Arial" w:cs="Arial"/>
            <w:color w:val="000000"/>
            <w:sz w:val="20"/>
            <w:szCs w:val="20"/>
          </w:rPr>
          <w:t>example</w:t>
        </w:r>
      </w:ins>
      <w:ins w:id="121" w:author="Harpak, Arbel" w:date="2022-04-01T12:50:00Z">
        <w:r w:rsidR="00114C9E">
          <w:rPr>
            <w:rFonts w:ascii="Arial" w:hAnsi="Arial" w:cs="Arial"/>
            <w:color w:val="000000"/>
            <w:sz w:val="20"/>
            <w:szCs w:val="20"/>
          </w:rPr>
          <w:t>s</w:t>
        </w:r>
      </w:ins>
      <w:ins w:id="122" w:author="Harpak, Arbel" w:date="2022-04-01T12:49:00Z">
        <w:r w:rsidR="00114C9E">
          <w:rPr>
            <w:rFonts w:ascii="Arial" w:hAnsi="Arial" w:cs="Arial"/>
            <w:color w:val="000000"/>
            <w:sz w:val="20"/>
            <w:szCs w:val="20"/>
          </w:rPr>
          <w:t xml:space="preserve"> of the weighted </w:t>
        </w:r>
      </w:ins>
      <w:ins w:id="123" w:author="Harpak, Arbel" w:date="2022-04-01T12:50:00Z">
        <w:r w:rsidR="00114C9E">
          <w:rPr>
            <w:rFonts w:ascii="Arial" w:hAnsi="Arial" w:cs="Arial"/>
            <w:color w:val="000000"/>
            <w:sz w:val="20"/>
            <w:szCs w:val="20"/>
          </w:rPr>
          <w:t xml:space="preserve">least-squares </w:t>
        </w:r>
        <w:r w:rsidR="00114C9E">
          <w:rPr>
            <w:rFonts w:ascii="Arial" w:hAnsi="Arial" w:cs="Arial"/>
            <w:color w:val="000000"/>
            <w:sz w:val="20"/>
            <w:szCs w:val="20"/>
          </w:rPr>
          <w:t xml:space="preserve"> linear regression preformed to estimate the </w:t>
        </w:r>
      </w:ins>
      <w:ins w:id="124" w:author="Harpak, Arbel" w:date="2022-04-01T12:51:00Z">
        <w:r w:rsidR="00114C9E">
          <w:rPr>
            <w:rFonts w:ascii="Arial" w:hAnsi="Arial" w:cs="Arial"/>
            <w:color w:val="000000"/>
            <w:sz w:val="20"/>
            <w:szCs w:val="20"/>
          </w:rPr>
          <w:t>strength of sexually-antagonistic selection on variants associated with a trait (</w:t>
        </w:r>
      </w:ins>
      <m:oMath>
        <m:r>
          <w:ins w:id="125" w:author="Harpak, Arbel" w:date="2022-04-01T12:51:00Z">
            <w:rPr>
              <w:rFonts w:ascii="Cambria Math" w:hAnsi="Cambria Math" w:cs="Arial"/>
              <w:color w:val="000000"/>
              <w:sz w:val="20"/>
              <w:szCs w:val="20"/>
            </w:rPr>
            <m:t>A</m:t>
          </w:ins>
        </m:r>
      </m:oMath>
      <w:ins w:id="126" w:author="Harpak, Arbel" w:date="2022-04-01T12:51:00Z">
        <w:r w:rsidR="00114C9E">
          <w:rPr>
            <w:rFonts w:ascii="Arial" w:hAnsi="Arial" w:cs="Arial"/>
            <w:color w:val="000000"/>
            <w:sz w:val="20"/>
            <w:szCs w:val="20"/>
          </w:rPr>
          <w:t xml:space="preserve"> in panel A and Eq. 12).</w:t>
        </w:r>
      </w:ins>
      <w:r w:rsidR="002B4A89">
        <w:rPr>
          <w:rFonts w:ascii="Arial" w:hAnsi="Arial" w:cs="Arial"/>
          <w:color w:val="000000"/>
          <w:sz w:val="20"/>
          <w:szCs w:val="20"/>
        </w:rPr>
        <w:t xml:space="preserve"> </w:t>
      </w:r>
      <w:del w:id="127" w:author="Harpak, Arbel" w:date="2022-04-01T12:52:00Z">
        <w:r w:rsidR="002B4A89" w:rsidDel="00114C9E">
          <w:rPr>
            <w:rFonts w:ascii="Arial" w:hAnsi="Arial" w:cs="Arial"/>
            <w:color w:val="000000"/>
            <w:sz w:val="20"/>
            <w:szCs w:val="20"/>
          </w:rPr>
          <w:delText xml:space="preserve">whole body fat mass (blue) and waist circumference (yellow) from (C). </w:delText>
        </w:r>
        <w:r w:rsidR="00087764" w:rsidDel="00114C9E">
          <w:rPr>
            <w:rFonts w:ascii="Arial" w:hAnsi="Arial" w:cs="Arial"/>
            <w:color w:val="000000"/>
            <w:sz w:val="20"/>
            <w:szCs w:val="20"/>
          </w:rPr>
          <w:delText xml:space="preserve"> </w:delText>
        </w:r>
      </w:del>
      <w:r w:rsidR="00087764" w:rsidRPr="00087764">
        <w:rPr>
          <w:rFonts w:ascii="Arial" w:hAnsi="Arial" w:cs="Arial"/>
          <w:b/>
          <w:bCs/>
          <w:color w:val="000000"/>
          <w:sz w:val="20"/>
          <w:szCs w:val="20"/>
        </w:rPr>
        <w:t>(</w:t>
      </w:r>
      <w:r w:rsidR="002B4A89">
        <w:rPr>
          <w:rFonts w:ascii="Arial" w:hAnsi="Arial" w:cs="Arial"/>
          <w:b/>
          <w:bCs/>
          <w:color w:val="000000"/>
          <w:sz w:val="20"/>
          <w:szCs w:val="20"/>
        </w:rPr>
        <w:t>C</w:t>
      </w:r>
      <w:r w:rsidR="00087764" w:rsidRPr="00087764">
        <w:rPr>
          <w:rFonts w:ascii="Arial" w:hAnsi="Arial" w:cs="Arial"/>
          <w:b/>
          <w:bCs/>
          <w:color w:val="000000"/>
          <w:sz w:val="20"/>
          <w:szCs w:val="20"/>
        </w:rPr>
        <w:t>)</w:t>
      </w:r>
      <w:r w:rsidR="00087764">
        <w:rPr>
          <w:rFonts w:ascii="Arial" w:hAnsi="Arial" w:cs="Arial"/>
          <w:b/>
          <w:bCs/>
          <w:color w:val="000000"/>
          <w:sz w:val="20"/>
          <w:szCs w:val="20"/>
        </w:rPr>
        <w:t xml:space="preserve"> </w:t>
      </w:r>
      <w:r w:rsidR="002B4A89">
        <w:rPr>
          <w:rFonts w:ascii="Arial" w:hAnsi="Arial" w:cs="Arial"/>
          <w:color w:val="000000"/>
          <w:sz w:val="20"/>
          <w:szCs w:val="20"/>
        </w:rPr>
        <w:t>Z-scores (</w:t>
      </w:r>
      <w:r w:rsidR="002B4A89" w:rsidRPr="002B4A89">
        <w:rPr>
          <w:rFonts w:ascii="Arial" w:hAnsi="Arial" w:cs="Arial"/>
          <w:color w:val="000000"/>
          <w:sz w:val="20"/>
          <w:szCs w:val="20"/>
        </w:rPr>
        <w:t xml:space="preserve">± </w:t>
      </w:r>
      <w:commentRangeStart w:id="128"/>
      <w:del w:id="129" w:author="Harpak, Arbel" w:date="2022-04-01T12:52:00Z">
        <w:r w:rsidR="002B4A89" w:rsidRPr="002B4A89" w:rsidDel="00114C9E">
          <w:rPr>
            <w:rFonts w:ascii="Arial" w:hAnsi="Arial" w:cs="Arial"/>
            <w:color w:val="000000"/>
            <w:sz w:val="20"/>
            <w:szCs w:val="20"/>
          </w:rPr>
          <w:delText>SE</w:delText>
        </w:r>
      </w:del>
      <w:ins w:id="130" w:author="Harpak, Arbel" w:date="2022-04-01T12:52:00Z">
        <w:r w:rsidR="00114C9E">
          <w:rPr>
            <w:rFonts w:ascii="Arial" w:hAnsi="Arial" w:cs="Arial"/>
            <w:color w:val="000000"/>
            <w:sz w:val="20"/>
            <w:szCs w:val="20"/>
          </w:rPr>
          <w:t>90% non-parametric CI</w:t>
        </w:r>
      </w:ins>
      <w:commentRangeEnd w:id="128"/>
      <w:ins w:id="131" w:author="Harpak, Arbel" w:date="2022-04-01T12:55:00Z">
        <w:r w:rsidR="005B77DC">
          <w:rPr>
            <w:rStyle w:val="CommentReference"/>
            <w:rFonts w:asciiTheme="minorHAnsi" w:eastAsiaTheme="minorHAnsi" w:hAnsiTheme="minorHAnsi" w:cstheme="minorBidi"/>
          </w:rPr>
          <w:commentReference w:id="128"/>
        </w:r>
      </w:ins>
      <w:r w:rsidR="002B4A89">
        <w:rPr>
          <w:rFonts w:ascii="Arial" w:hAnsi="Arial" w:cs="Arial"/>
          <w:color w:val="000000"/>
          <w:sz w:val="20"/>
          <w:szCs w:val="20"/>
        </w:rPr>
        <w:t xml:space="preserve">) </w:t>
      </w:r>
      <w:ins w:id="132" w:author="Harpak, Arbel" w:date="2022-04-01T12:52:00Z">
        <w:r w:rsidR="00114C9E">
          <w:rPr>
            <w:rFonts w:ascii="Arial" w:hAnsi="Arial" w:cs="Arial"/>
            <w:color w:val="000000"/>
            <w:sz w:val="20"/>
            <w:szCs w:val="20"/>
          </w:rPr>
          <w:t>estimated through 1000 resampling iterations of the weighted lin</w:t>
        </w:r>
      </w:ins>
      <w:ins w:id="133" w:author="Harpak, Arbel" w:date="2022-04-01T12:53:00Z">
        <w:r w:rsidR="00114C9E">
          <w:rPr>
            <w:rFonts w:ascii="Arial" w:hAnsi="Arial" w:cs="Arial"/>
            <w:color w:val="000000"/>
            <w:sz w:val="20"/>
            <w:szCs w:val="20"/>
          </w:rPr>
          <w:t xml:space="preserve">ear regression of panel B for each trait. </w:t>
        </w:r>
      </w:ins>
      <w:del w:id="134" w:author="Harpak, Arbel" w:date="2022-04-01T12:53:00Z">
        <w:r w:rsidR="002B4A89" w:rsidDel="00114C9E">
          <w:rPr>
            <w:rFonts w:ascii="Arial" w:hAnsi="Arial" w:cs="Arial"/>
            <w:color w:val="000000"/>
            <w:sz w:val="20"/>
            <w:szCs w:val="20"/>
          </w:rPr>
          <w:delText>for three different ancestries—Finnish, Ashkenazi Jewish, and Non-Finnish European—are depicted in relationship to the mean ancestry z-score (red dashed)</w:delText>
        </w:r>
      </w:del>
      <w:ins w:id="135" w:author="Harpak, Arbel" w:date="2022-04-01T12:54:00Z">
        <w:r w:rsidR="00DD66A1">
          <w:rPr>
            <w:rFonts w:ascii="Arial" w:hAnsi="Arial" w:cs="Arial"/>
            <w:color w:val="000000"/>
            <w:sz w:val="20"/>
            <w:szCs w:val="20"/>
          </w:rPr>
          <w:t>The two c</w:t>
        </w:r>
      </w:ins>
      <w:ins w:id="136" w:author="Harpak, Arbel" w:date="2022-04-01T12:53:00Z">
        <w:r w:rsidR="00114C9E">
          <w:rPr>
            <w:rFonts w:ascii="Arial" w:hAnsi="Arial" w:cs="Arial"/>
            <w:color w:val="000000"/>
            <w:sz w:val="20"/>
            <w:szCs w:val="20"/>
          </w:rPr>
          <w:t xml:space="preserve">olored estimates match the corresponding </w:t>
        </w:r>
        <w:r w:rsidR="00D30CDB">
          <w:rPr>
            <w:rFonts w:ascii="Arial" w:hAnsi="Arial" w:cs="Arial"/>
            <w:color w:val="000000"/>
            <w:sz w:val="20"/>
            <w:szCs w:val="20"/>
          </w:rPr>
          <w:t>examples in panel B</w:t>
        </w:r>
      </w:ins>
      <w:r w:rsidR="002B4A89">
        <w:rPr>
          <w:rFonts w:ascii="Arial" w:hAnsi="Arial" w:cs="Arial"/>
          <w:color w:val="000000"/>
          <w:sz w:val="20"/>
          <w:szCs w:val="20"/>
        </w:rPr>
        <w:t xml:space="preserve">.  </w:t>
      </w:r>
    </w:p>
    <w:p w14:paraId="761D157C" w14:textId="1F69878B" w:rsidR="000A0B6F" w:rsidRPr="002C24E7" w:rsidDel="005B77DC" w:rsidRDefault="000A0B6F" w:rsidP="000A0B6F">
      <w:pPr>
        <w:pStyle w:val="NormalWeb"/>
        <w:spacing w:before="0" w:beforeAutospacing="0" w:after="0" w:afterAutospacing="0" w:line="360" w:lineRule="auto"/>
        <w:jc w:val="both"/>
        <w:rPr>
          <w:del w:id="137" w:author="Harpak, Arbel" w:date="2022-04-01T12:56:00Z"/>
          <w:rFonts w:ascii="Arial" w:hAnsi="Arial" w:cs="Arial"/>
          <w:sz w:val="22"/>
          <w:szCs w:val="22"/>
        </w:rPr>
      </w:pPr>
    </w:p>
    <w:p w14:paraId="08B909E4" w14:textId="77777777" w:rsidR="000A0B6F" w:rsidRPr="003C3F88" w:rsidRDefault="000A0B6F" w:rsidP="008717D8">
      <w:pPr>
        <w:spacing w:after="0" w:line="360" w:lineRule="auto"/>
        <w:rPr>
          <w:rFonts w:ascii="Arial" w:eastAsia="Times New Roman" w:hAnsi="Arial" w:cs="Arial"/>
          <w:color w:val="000000"/>
        </w:rPr>
      </w:pPr>
    </w:p>
    <w:p w14:paraId="754878A0" w14:textId="0765AE75" w:rsidR="00F97BCB" w:rsidRDefault="003C3F88" w:rsidP="008717D8">
      <w:pPr>
        <w:spacing w:after="0" w:line="360" w:lineRule="auto"/>
        <w:rPr>
          <w:rFonts w:ascii="Arial" w:eastAsia="Times New Roman" w:hAnsi="Arial" w:cs="Arial"/>
          <w:color w:val="000000"/>
        </w:rPr>
      </w:pPr>
      <w:r w:rsidRPr="003C3F88">
        <w:rPr>
          <w:rFonts w:ascii="Arial" w:eastAsia="Times New Roman" w:hAnsi="Arial" w:cs="Arial"/>
          <w:color w:val="000000"/>
        </w:rPr>
        <w:t xml:space="preserve">In two of three </w:t>
      </w:r>
      <w:proofErr w:type="spellStart"/>
      <w:r w:rsidR="005C1B09" w:rsidRPr="00530798">
        <w:rPr>
          <w:rFonts w:ascii="Arial" w:eastAsiaTheme="minorEastAsia" w:hAnsi="Arial" w:cs="Arial"/>
          <w:color w:val="000000"/>
          <w:lang w:bidi="he-IL"/>
        </w:rPr>
        <w:t>gnomAD</w:t>
      </w:r>
      <w:proofErr w:type="spellEnd"/>
      <w:r w:rsidR="005C1B09" w:rsidRPr="003C3F88">
        <w:rPr>
          <w:rFonts w:ascii="Arial" w:eastAsia="Times New Roman" w:hAnsi="Arial" w:cs="Arial"/>
          <w:color w:val="000000"/>
        </w:rPr>
        <w:t xml:space="preserve"> </w:t>
      </w:r>
      <w:r w:rsidRPr="003C3F88">
        <w:rPr>
          <w:rFonts w:ascii="Arial" w:eastAsia="Times New Roman" w:hAnsi="Arial" w:cs="Arial"/>
          <w:color w:val="000000"/>
        </w:rPr>
        <w:t xml:space="preserve">subsamples that are the closest in their genetic ancestry to our UKB sample </w:t>
      </w:r>
      <w:sdt>
        <w:sdtPr>
          <w:rPr>
            <w:rFonts w:ascii="Arial" w:eastAsia="Times New Roman" w:hAnsi="Arial"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DefaultPlaceholder_-1854013440"/>
          </w:placeholder>
        </w:sdtPr>
        <w:sdtEndPr/>
        <w:sdtContent>
          <w:r w:rsidR="00DD51E7" w:rsidRPr="00DD51E7">
            <w:rPr>
              <w:rFonts w:ascii="Arial" w:eastAsia="Times New Roman" w:hAnsi="Arial" w:cs="Arial"/>
              <w:color w:val="000000"/>
            </w:rPr>
            <w:t>(</w:t>
          </w:r>
          <w:proofErr w:type="spellStart"/>
          <w:r w:rsidR="00DD51E7" w:rsidRPr="00DD51E7">
            <w:rPr>
              <w:rFonts w:ascii="Arial" w:eastAsia="Times New Roman" w:hAnsi="Arial" w:cs="Arial"/>
              <w:color w:val="000000"/>
            </w:rPr>
            <w:t>Privé</w:t>
          </w:r>
          <w:proofErr w:type="spellEnd"/>
          <w:r w:rsidR="00DD51E7" w:rsidRPr="00DD51E7">
            <w:rPr>
              <w:rFonts w:ascii="Arial" w:eastAsia="Times New Roman" w:hAnsi="Arial" w:cs="Arial"/>
              <w:color w:val="000000"/>
            </w:rPr>
            <w:t xml:space="preserve"> et al., 2022;</w:t>
          </w:r>
        </w:sdtContent>
      </w:sdt>
      <w:r w:rsidR="00A61B10">
        <w:rPr>
          <w:rFonts w:ascii="Arial" w:eastAsia="Times New Roman" w:hAnsi="Arial" w:cs="Arial"/>
          <w:color w:val="000000"/>
        </w:rPr>
        <w:t xml:space="preserve"> </w:t>
      </w:r>
      <w:r w:rsidRPr="003C3F88">
        <w:rPr>
          <w:rFonts w:ascii="Arial" w:eastAsia="Times New Roman" w:hAnsi="Arial" w:cs="Arial"/>
          <w:color w:val="000000"/>
        </w:rPr>
        <w:t xml:space="preserve">results for other ancestry groups are shown in REFX </w:t>
      </w:r>
      <w:r w:rsidRPr="002B7A75">
        <w:rPr>
          <w:rFonts w:ascii="Arial" w:eastAsia="Times New Roman" w:hAnsi="Arial" w:cs="Arial"/>
          <w:b/>
          <w:bCs/>
          <w:color w:val="000000"/>
        </w:rPr>
        <w:t>Figs. SXXX</w:t>
      </w:r>
      <w:r w:rsidRPr="003C3F88">
        <w:rPr>
          <w:rFonts w:ascii="Arial" w:eastAsia="Times New Roman" w:hAnsi="Arial"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C3F88">
        <w:rPr>
          <w:rFonts w:ascii="Arial" w:eastAsia="Times New Roman" w:hAnsi="Arial" w:cs="Arial"/>
          <w:color w:val="000000"/>
        </w:rPr>
        <w:t xml:space="preserve"> </w:t>
      </w:r>
      <w:r w:rsidRPr="002B7A75">
        <w:rPr>
          <w:rFonts w:ascii="Arial" w:eastAsia="Times New Roman" w:hAnsi="Arial" w:cs="Arial"/>
          <w:b/>
          <w:bCs/>
          <w:color w:val="000000"/>
        </w:rPr>
        <w:t xml:space="preserve">in REFX eq. </w:t>
      </w:r>
      <w:r w:rsidR="00466E1B">
        <w:rPr>
          <w:rFonts w:ascii="Arial" w:eastAsia="Times New Roman" w:hAnsi="Arial" w:cs="Arial"/>
          <w:b/>
          <w:bCs/>
          <w:color w:val="000000"/>
        </w:rPr>
        <w:t>12</w:t>
      </w:r>
      <w:r w:rsidRPr="003C3F88">
        <w:rPr>
          <w:rFonts w:ascii="Arial" w:eastAsia="Times New Roman" w:hAnsi="Arial" w:cs="Arial"/>
          <w:color w:val="000000"/>
        </w:rPr>
        <w:t xml:space="preserve">) in the Ashkenazi-Jewish sample are whole-body fat mass </w:t>
      </w:r>
      <w:commentRangeStart w:id="138"/>
      <w:r w:rsidRPr="003C3F88">
        <w:rPr>
          <w:rFonts w:ascii="Arial" w:eastAsia="Times New Roman" w:hAnsi="Arial" w:cs="Arial"/>
          <w:color w:val="000000"/>
        </w:rPr>
        <w:t>(Z=XXX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hip circumference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w:t>
      </w:r>
      <w:r w:rsidR="004F47D4">
        <w:rPr>
          <w:rFonts w:ascii="Arial" w:eastAsia="Times New Roman" w:hAnsi="Arial" w:cs="Arial"/>
          <w:b/>
          <w:bCs/>
          <w:color w:val="000000"/>
        </w:rPr>
        <w:t>C</w:t>
      </w:r>
      <w:r w:rsidRPr="003C3F88">
        <w:rPr>
          <w:rFonts w:ascii="Arial" w:eastAsia="Times New Roman" w:hAnsi="Arial" w:cs="Arial"/>
          <w:color w:val="000000"/>
        </w:rPr>
        <w:t>); for the Finnish samples the three top traits are whole-body fat mass (Z=XXX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BMI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w:t>
      </w:r>
      <w:r w:rsidR="004F47D4">
        <w:rPr>
          <w:rFonts w:ascii="Arial" w:eastAsia="Times New Roman" w:hAnsi="Arial" w:cs="Arial"/>
          <w:b/>
          <w:bCs/>
          <w:color w:val="000000"/>
        </w:rPr>
        <w:t>C</w:t>
      </w:r>
      <w:r w:rsidRPr="003C3F88">
        <w:rPr>
          <w:rFonts w:ascii="Arial" w:eastAsia="Times New Roman" w:hAnsi="Arial" w:cs="Arial"/>
          <w:color w:val="000000"/>
        </w:rPr>
        <w:t>): For Non-Finish Europeans—the largest subsample—we find no significant evidence for sexually-antagonistic selection (</w:t>
      </w:r>
      <w:r w:rsidRPr="002B7A75">
        <w:rPr>
          <w:rFonts w:ascii="Arial" w:eastAsia="Times New Roman" w:hAnsi="Arial" w:cs="Arial"/>
          <w:b/>
          <w:bCs/>
          <w:color w:val="000000"/>
        </w:rPr>
        <w:t>REFX Fig. 7</w:t>
      </w:r>
      <w:r w:rsidR="00673207">
        <w:rPr>
          <w:rFonts w:ascii="Arial" w:eastAsia="Times New Roman" w:hAnsi="Arial" w:cs="Arial"/>
          <w:b/>
          <w:bCs/>
          <w:color w:val="000000"/>
        </w:rPr>
        <w:t>C</w:t>
      </w:r>
      <w:r w:rsidRPr="003C3F88">
        <w:rPr>
          <w:rFonts w:ascii="Arial" w:eastAsia="Times New Roman" w:hAnsi="Arial" w:cs="Arial"/>
          <w:color w:val="000000"/>
        </w:rPr>
        <w:t>).</w:t>
      </w:r>
      <w:commentRangeEnd w:id="138"/>
      <w:r w:rsidR="005B77DC">
        <w:rPr>
          <w:rStyle w:val="CommentReference"/>
        </w:rPr>
        <w:commentReference w:id="138"/>
      </w:r>
    </w:p>
    <w:p w14:paraId="2FFEB648" w14:textId="77777777" w:rsidR="00152DC7" w:rsidRPr="003C3F88" w:rsidRDefault="00152DC7" w:rsidP="008717D8">
      <w:pPr>
        <w:spacing w:after="0" w:line="360" w:lineRule="auto"/>
        <w:rPr>
          <w:rFonts w:ascii="Arial" w:hAnsi="Arial" w:cs="Arial"/>
          <w:sz w:val="20"/>
          <w:szCs w:val="20"/>
        </w:rPr>
      </w:pPr>
    </w:p>
    <w:p w14:paraId="10DDCC64" w14:textId="5D676B9A" w:rsidR="00F97BCB" w:rsidRDefault="00F97BCB" w:rsidP="001A1331">
      <w:pPr>
        <w:pStyle w:val="Heading1"/>
      </w:pPr>
      <w:r w:rsidRPr="002C24E7">
        <w:t>Discussion</w:t>
      </w:r>
    </w:p>
    <w:p w14:paraId="52E29DD1" w14:textId="77777777" w:rsidR="001A1331" w:rsidRPr="001A1331" w:rsidRDefault="001A1331" w:rsidP="001A1331"/>
    <w:p w14:paraId="5E6C367C" w14:textId="7945BBD9" w:rsidR="00152DC7" w:rsidRPr="00152DC7" w:rsidRDefault="00152DC7" w:rsidP="001A1331">
      <w:pPr>
        <w:spacing w:after="0" w:line="360" w:lineRule="auto"/>
        <w:jc w:val="both"/>
        <w:rPr>
          <w:rFonts w:ascii="Arial" w:hAnsi="Arial" w:cs="Arial"/>
        </w:rPr>
      </w:pPr>
      <w:r w:rsidRPr="00152DC7">
        <w:rPr>
          <w:rFonts w:ascii="Arial" w:hAnsi="Arial" w:cs="Arial"/>
        </w:rPr>
        <w:t xml:space="preserve">Departing from previous studies identifying </w:t>
      </w:r>
      <w:proofErr w:type="spellStart"/>
      <w:r w:rsidRPr="00152DC7">
        <w:rPr>
          <w:rFonts w:ascii="Arial" w:hAnsi="Arial" w:cs="Arial"/>
        </w:rPr>
        <w:t>GxSex</w:t>
      </w:r>
      <w:proofErr w:type="spellEnd"/>
      <w:r w:rsidRPr="00152DC7">
        <w:rPr>
          <w:rFonts w:ascii="Arial" w:hAnsi="Arial" w:cs="Arial"/>
        </w:rPr>
        <w:t xml:space="preserve"> </w:t>
      </w:r>
      <w:ins w:id="139" w:author="Harpak, Arbel" w:date="2022-04-01T12:58:00Z">
        <w:r w:rsidR="005B77DC">
          <w:rPr>
            <w:rFonts w:ascii="Arial" w:hAnsi="Arial" w:cs="Arial"/>
          </w:rPr>
          <w:t>(</w:t>
        </w:r>
      </w:ins>
      <w:r w:rsidRPr="00152DC7">
        <w:rPr>
          <w:rFonts w:ascii="Arial" w:hAnsi="Arial" w:cs="Arial"/>
        </w:rPr>
        <w:t>or GxE</w:t>
      </w:r>
      <w:ins w:id="140" w:author="Harpak, Arbel" w:date="2022-04-01T12:58:00Z">
        <w:r w:rsidR="005B77DC">
          <w:rPr>
            <w:rFonts w:ascii="Arial" w:hAnsi="Arial" w:cs="Arial"/>
          </w:rPr>
          <w:t xml:space="preserve"> more broadly)</w:t>
        </w:r>
      </w:ins>
      <w:r w:rsidRPr="00152DC7">
        <w:rPr>
          <w:rFonts w:ascii="Arial" w:hAnsi="Arial" w:cs="Arial"/>
        </w:rPr>
        <w:t xml:space="preserve"> through single loci or heritability analysis, our results show that examining </w:t>
      </w:r>
      <w:proofErr w:type="spellStart"/>
      <w:r w:rsidRPr="00152DC7">
        <w:rPr>
          <w:rFonts w:ascii="Arial" w:hAnsi="Arial" w:cs="Arial"/>
        </w:rPr>
        <w:t>GxSex</w:t>
      </w:r>
      <w:proofErr w:type="spellEnd"/>
      <w:r w:rsidRPr="00152DC7">
        <w:rPr>
          <w:rFonts w:ascii="Arial" w:hAnsi="Arial" w:cs="Arial"/>
        </w:rPr>
        <w:t xml:space="preserve"> through a polygenic lens </w:t>
      </w:r>
      <w:ins w:id="141" w:author="Harpak, Arbel" w:date="2022-04-01T12:59:00Z">
        <w:r w:rsidR="006F6DA5">
          <w:rPr>
            <w:rFonts w:ascii="Arial" w:hAnsi="Arial" w:cs="Arial"/>
          </w:rPr>
          <w:t xml:space="preserve">and a mixture of </w:t>
        </w:r>
      </w:ins>
      <w:ins w:id="142" w:author="Harpak, Arbel" w:date="2022-04-01T13:00:00Z">
        <w:r w:rsidR="006F6DA5">
          <w:rPr>
            <w:rFonts w:ascii="Arial" w:hAnsi="Arial" w:cs="Arial"/>
          </w:rPr>
          <w:t xml:space="preserve">relationships across the genomes, </w:t>
        </w:r>
      </w:ins>
      <w:del w:id="143" w:author="Harpak, Arbel" w:date="2022-04-01T13:00:00Z">
        <w:r w:rsidRPr="00152DC7" w:rsidDel="006F6DA5">
          <w:rPr>
            <w:rFonts w:ascii="Arial" w:hAnsi="Arial" w:cs="Arial"/>
          </w:rPr>
          <w:delText>reveals deeper insight into the genetic structure</w:delText>
        </w:r>
      </w:del>
      <w:ins w:id="144" w:author="Harpak, Arbel" w:date="2022-04-01T13:00:00Z">
        <w:r w:rsidR="006F6DA5">
          <w:rPr>
            <w:rFonts w:ascii="Arial" w:hAnsi="Arial" w:cs="Arial"/>
          </w:rPr>
          <w:t>reveal</w:t>
        </w:r>
      </w:ins>
      <w:ins w:id="145" w:author="Harpak, Arbel" w:date="2022-04-01T13:02:00Z">
        <w:r w:rsidR="006F6DA5">
          <w:rPr>
            <w:rFonts w:ascii="Arial" w:hAnsi="Arial" w:cs="Arial"/>
          </w:rPr>
          <w:t>s</w:t>
        </w:r>
      </w:ins>
      <w:ins w:id="146" w:author="Harpak, Arbel" w:date="2022-04-01T13:00:00Z">
        <w:r w:rsidR="006F6DA5">
          <w:rPr>
            <w:rFonts w:ascii="Arial" w:hAnsi="Arial" w:cs="Arial"/>
          </w:rPr>
          <w:t xml:space="preserve"> pervasiv</w:t>
        </w:r>
      </w:ins>
      <w:ins w:id="147" w:author="Harpak, Arbel" w:date="2022-04-01T13:01:00Z">
        <w:r w:rsidR="006F6DA5">
          <w:rPr>
            <w:rFonts w:ascii="Arial" w:hAnsi="Arial" w:cs="Arial"/>
          </w:rPr>
          <w:t>e context-dependency</w:t>
        </w:r>
      </w:ins>
      <w:r w:rsidRPr="00152DC7">
        <w:rPr>
          <w:rFonts w:ascii="Arial" w:hAnsi="Arial" w:cs="Arial"/>
        </w:rPr>
        <w:t xml:space="preserve"> of complex traits. </w:t>
      </w:r>
      <w:del w:id="148" w:author="Harpak, Arbel" w:date="2022-04-01T13:03:00Z">
        <w:r w:rsidRPr="00152DC7" w:rsidDel="006F6DA5">
          <w:rPr>
            <w:rFonts w:ascii="Arial" w:hAnsi="Arial" w:cs="Arial"/>
          </w:rPr>
          <w:delText xml:space="preserve">In our heritability analysis, we summarized different models of GxSex describing features from highly correlated effects to differences in magnitudes of effect sizes. </w:delText>
        </w:r>
      </w:del>
      <w:del w:id="149" w:author="Harpak, Arbel" w:date="2022-04-01T13:01:00Z">
        <w:r w:rsidRPr="00152DC7" w:rsidDel="006F6DA5">
          <w:rPr>
            <w:rFonts w:ascii="Arial" w:hAnsi="Arial" w:cs="Arial"/>
          </w:rPr>
          <w:delText>As shown in our results, w</w:delText>
        </w:r>
      </w:del>
      <w:ins w:id="150" w:author="Harpak, Arbel" w:date="2022-04-01T13:03:00Z">
        <w:r w:rsidR="006F6DA5">
          <w:rPr>
            <w:rFonts w:ascii="Arial" w:hAnsi="Arial" w:cs="Arial"/>
          </w:rPr>
          <w:t>Our results suggest that</w:t>
        </w:r>
      </w:ins>
      <w:del w:id="151" w:author="Harpak, Arbel" w:date="2022-04-01T13:03:00Z">
        <w:r w:rsidRPr="00152DC7" w:rsidDel="006F6DA5">
          <w:rPr>
            <w:rFonts w:ascii="Arial" w:hAnsi="Arial" w:cs="Arial"/>
          </w:rPr>
          <w:delText xml:space="preserve">e found that </w:delText>
        </w:r>
      </w:del>
      <w:ins w:id="152" w:author="Harpak, Arbel" w:date="2022-04-01T13:03:00Z">
        <w:r w:rsidR="006F6DA5">
          <w:rPr>
            <w:rFonts w:ascii="Arial" w:hAnsi="Arial" w:cs="Arial"/>
          </w:rPr>
          <w:t xml:space="preserve"> </w:t>
        </w:r>
      </w:ins>
      <w:r w:rsidRPr="00152DC7">
        <w:rPr>
          <w:rFonts w:ascii="Arial" w:hAnsi="Arial" w:cs="Arial"/>
        </w:rPr>
        <w:t xml:space="preserve">not only is </w:t>
      </w:r>
      <w:proofErr w:type="spellStart"/>
      <w:r w:rsidRPr="00152DC7">
        <w:rPr>
          <w:rFonts w:ascii="Arial" w:hAnsi="Arial" w:cs="Arial"/>
        </w:rPr>
        <w:t>GxSex</w:t>
      </w:r>
      <w:proofErr w:type="spellEnd"/>
      <w:r w:rsidRPr="00152DC7">
        <w:rPr>
          <w:rFonts w:ascii="Arial" w:hAnsi="Arial" w:cs="Arial"/>
        </w:rPr>
        <w:t xml:space="preserve"> pervasive, but also largely acts through </w:t>
      </w:r>
      <w:ins w:id="153" w:author="Harpak, Arbel" w:date="2022-04-01T13:03:00Z">
        <w:r w:rsidR="006F6DA5">
          <w:rPr>
            <w:rFonts w:ascii="Arial" w:hAnsi="Arial" w:cs="Arial"/>
          </w:rPr>
          <w:t xml:space="preserve">the systematic </w:t>
        </w:r>
      </w:ins>
      <w:r w:rsidRPr="00152DC7">
        <w:rPr>
          <w:rFonts w:ascii="Arial" w:hAnsi="Arial" w:cs="Arial"/>
        </w:rPr>
        <w:t>amplification of effects</w:t>
      </w:r>
      <w:ins w:id="154" w:author="Harpak, Arbel" w:date="2022-04-01T13:03:00Z">
        <w:r w:rsidR="006F6DA5">
          <w:rPr>
            <w:rFonts w:ascii="Arial" w:hAnsi="Arial" w:cs="Arial"/>
          </w:rPr>
          <w:t xml:space="preserve">, an </w:t>
        </w:r>
        <w:proofErr w:type="spellStart"/>
        <w:r w:rsidR="006F6DA5">
          <w:rPr>
            <w:rFonts w:ascii="Arial" w:hAnsi="Arial" w:cs="Arial"/>
          </w:rPr>
          <w:t>underaprreciated</w:t>
        </w:r>
        <w:proofErr w:type="spellEnd"/>
        <w:r w:rsidR="006F6DA5">
          <w:rPr>
            <w:rFonts w:ascii="Arial" w:hAnsi="Arial" w:cs="Arial"/>
          </w:rPr>
          <w:t xml:space="preserve"> mode of GxE</w:t>
        </w:r>
      </w:ins>
      <w:r w:rsidRPr="00152DC7">
        <w:rPr>
          <w:rFonts w:ascii="Arial" w:hAnsi="Arial" w:cs="Arial"/>
        </w:rPr>
        <w:t xml:space="preserve">. </w:t>
      </w:r>
      <w:del w:id="155" w:author="Harpak, Arbel" w:date="2022-04-01T13:06:00Z">
        <w:r w:rsidRPr="00152DC7" w:rsidDel="00C408E5">
          <w:rPr>
            <w:rFonts w:ascii="Arial" w:hAnsi="Arial" w:cs="Arial"/>
          </w:rPr>
          <w:delText xml:space="preserve">Traits </w:delText>
        </w:r>
      </w:del>
      <w:ins w:id="156" w:author="Harpak, Arbel" w:date="2022-04-01T13:06:00Z">
        <w:r w:rsidR="00C408E5">
          <w:rPr>
            <w:rFonts w:ascii="Arial" w:hAnsi="Arial" w:cs="Arial"/>
          </w:rPr>
          <w:t>For some t</w:t>
        </w:r>
        <w:r w:rsidR="00C408E5" w:rsidRPr="00152DC7">
          <w:rPr>
            <w:rFonts w:ascii="Arial" w:hAnsi="Arial" w:cs="Arial"/>
          </w:rPr>
          <w:t xml:space="preserve">raits </w:t>
        </w:r>
      </w:ins>
      <w:r w:rsidRPr="00152DC7">
        <w:rPr>
          <w:rFonts w:ascii="Arial" w:hAnsi="Arial" w:cs="Arial"/>
        </w:rPr>
        <w:t xml:space="preserve">such as weight or </w:t>
      </w:r>
      <w:commentRangeStart w:id="157"/>
      <w:r w:rsidRPr="00152DC7">
        <w:rPr>
          <w:rFonts w:ascii="Arial" w:hAnsi="Arial" w:cs="Arial"/>
        </w:rPr>
        <w:t xml:space="preserve">arm fat-free mass </w:t>
      </w:r>
      <w:commentRangeEnd w:id="157"/>
      <w:r w:rsidR="00C408E5">
        <w:rPr>
          <w:rStyle w:val="CommentReference"/>
        </w:rPr>
        <w:commentReference w:id="157"/>
      </w:r>
      <w:r w:rsidRPr="00152DC7">
        <w:rPr>
          <w:rFonts w:ascii="Arial" w:hAnsi="Arial" w:cs="Arial"/>
        </w:rPr>
        <w:t xml:space="preserve">previously </w:t>
      </w:r>
      <w:del w:id="158" w:author="Harpak, Arbel" w:date="2022-04-01T13:04:00Z">
        <w:r w:rsidRPr="00152DC7" w:rsidDel="00C408E5">
          <w:rPr>
            <w:rFonts w:ascii="Arial" w:hAnsi="Arial" w:cs="Arial"/>
          </w:rPr>
          <w:delText xml:space="preserve">identified </w:delText>
        </w:r>
      </w:del>
      <w:ins w:id="159" w:author="Harpak, Arbel" w:date="2022-04-01T13:04:00Z">
        <w:r w:rsidR="00C408E5">
          <w:rPr>
            <w:rFonts w:ascii="Arial" w:hAnsi="Arial" w:cs="Arial"/>
          </w:rPr>
          <w:t>considered non</w:t>
        </w:r>
      </w:ins>
      <w:ins w:id="160" w:author="Harpak, Arbel" w:date="2022-04-01T13:05:00Z">
        <w:r w:rsidR="00C408E5">
          <w:rPr>
            <w:rFonts w:ascii="Arial" w:hAnsi="Arial" w:cs="Arial"/>
          </w:rPr>
          <w:t xml:space="preserve"> </w:t>
        </w:r>
      </w:ins>
      <w:ins w:id="161" w:author="Harpak, Arbel" w:date="2022-04-01T13:04:00Z">
        <w:r w:rsidR="00C408E5">
          <w:rPr>
            <w:rFonts w:ascii="Arial" w:hAnsi="Arial" w:cs="Arial"/>
          </w:rPr>
          <w:t>sex</w:t>
        </w:r>
      </w:ins>
      <w:ins w:id="162" w:author="Harpak, Arbel" w:date="2022-04-01T13:05:00Z">
        <w:r w:rsidR="00C408E5">
          <w:rPr>
            <w:rFonts w:ascii="Arial" w:hAnsi="Arial" w:cs="Arial"/>
          </w:rPr>
          <w:t>-</w:t>
        </w:r>
      </w:ins>
      <w:ins w:id="163" w:author="Harpak, Arbel" w:date="2022-04-01T13:04:00Z">
        <w:r w:rsidR="00C408E5">
          <w:rPr>
            <w:rFonts w:ascii="Arial" w:hAnsi="Arial" w:cs="Arial"/>
          </w:rPr>
          <w:t>spe</w:t>
        </w:r>
      </w:ins>
      <w:ins w:id="164" w:author="Harpak, Arbel" w:date="2022-04-01T13:05:00Z">
        <w:r w:rsidR="00C408E5">
          <w:rPr>
            <w:rFonts w:ascii="Arial" w:hAnsi="Arial" w:cs="Arial"/>
          </w:rPr>
          <w:t>cific</w:t>
        </w:r>
      </w:ins>
      <w:ins w:id="165" w:author="Harpak, Arbel" w:date="2022-04-01T13:04:00Z">
        <w:r w:rsidR="00C408E5" w:rsidRPr="00152DC7">
          <w:rPr>
            <w:rFonts w:ascii="Arial" w:hAnsi="Arial" w:cs="Arial"/>
          </w:rPr>
          <w:t xml:space="preserve"> </w:t>
        </w:r>
      </w:ins>
      <w:del w:id="166" w:author="Harpak, Arbel" w:date="2022-04-01T13:05:00Z">
        <w:r w:rsidRPr="00152DC7" w:rsidDel="00C408E5">
          <w:rPr>
            <w:rFonts w:ascii="Arial" w:hAnsi="Arial" w:cs="Arial"/>
          </w:rPr>
          <w:delText xml:space="preserve">with </w:delText>
        </w:r>
      </w:del>
      <w:ins w:id="167" w:author="Harpak, Arbel" w:date="2022-04-01T13:05:00Z">
        <w:r w:rsidR="00C408E5">
          <w:rPr>
            <w:rFonts w:ascii="Arial" w:hAnsi="Arial" w:cs="Arial"/>
          </w:rPr>
          <w:t>because of</w:t>
        </w:r>
        <w:r w:rsidR="00C408E5" w:rsidRPr="00152DC7">
          <w:rPr>
            <w:rFonts w:ascii="Arial" w:hAnsi="Arial" w:cs="Arial"/>
          </w:rPr>
          <w:t xml:space="preserve"> </w:t>
        </w:r>
      </w:ins>
      <w:r w:rsidRPr="00152DC7">
        <w:rPr>
          <w:rFonts w:ascii="Arial" w:hAnsi="Arial" w:cs="Arial"/>
        </w:rPr>
        <w:t>high genetic correlation</w:t>
      </w:r>
      <w:ins w:id="168" w:author="Harpak, Arbel" w:date="2022-04-01T13:05:00Z">
        <w:r w:rsidR="00C408E5">
          <w:rPr>
            <w:rFonts w:ascii="Arial" w:hAnsi="Arial" w:cs="Arial"/>
          </w:rPr>
          <w:t>s</w:t>
        </w:r>
      </w:ins>
      <w:r w:rsidRPr="00152DC7">
        <w:rPr>
          <w:rFonts w:ascii="Arial" w:hAnsi="Arial" w:cs="Arial"/>
        </w:rPr>
        <w:t xml:space="preserve"> or </w:t>
      </w:r>
      <w:del w:id="169" w:author="Harpak, Arbel" w:date="2022-04-01T13:05:00Z">
        <w:r w:rsidRPr="00152DC7" w:rsidDel="00C408E5">
          <w:rPr>
            <w:rFonts w:ascii="Arial" w:hAnsi="Arial" w:cs="Arial"/>
          </w:rPr>
          <w:delText xml:space="preserve">relative </w:delText>
        </w:r>
      </w:del>
      <w:r w:rsidRPr="00152DC7">
        <w:rPr>
          <w:rFonts w:ascii="Arial" w:hAnsi="Arial" w:cs="Arial"/>
        </w:rPr>
        <w:t xml:space="preserve">concordance in </w:t>
      </w:r>
      <w:del w:id="170" w:author="Harpak, Arbel" w:date="2022-04-01T13:05:00Z">
        <w:r w:rsidRPr="00152DC7" w:rsidDel="00C408E5">
          <w:rPr>
            <w:rFonts w:ascii="Arial" w:hAnsi="Arial" w:cs="Arial"/>
          </w:rPr>
          <w:delText xml:space="preserve">highly </w:delText>
        </w:r>
      </w:del>
      <w:ins w:id="171" w:author="Harpak, Arbel" w:date="2022-04-01T13:05:00Z">
        <w:r w:rsidR="00C408E5">
          <w:rPr>
            <w:rFonts w:ascii="Arial" w:hAnsi="Arial" w:cs="Arial"/>
          </w:rPr>
          <w:t>significantly-</w:t>
        </w:r>
      </w:ins>
      <w:r w:rsidRPr="00152DC7">
        <w:rPr>
          <w:rFonts w:ascii="Arial" w:hAnsi="Arial" w:cs="Arial"/>
        </w:rPr>
        <w:t>associated SNPs</w:t>
      </w:r>
      <w:ins w:id="172" w:author="Harpak, Arbel" w:date="2022-04-01T13:05:00Z">
        <w:r w:rsidR="00C408E5">
          <w:rPr>
            <w:rFonts w:ascii="Arial" w:hAnsi="Arial" w:cs="Arial"/>
          </w:rPr>
          <w:t>,</w:t>
        </w:r>
      </w:ins>
      <w:r w:rsidRPr="00152DC7">
        <w:rPr>
          <w:rFonts w:ascii="Arial" w:hAnsi="Arial" w:cs="Arial"/>
        </w:rPr>
        <w:t xml:space="preserve"> show substantial </w:t>
      </w:r>
      <w:del w:id="173" w:author="Harpak, Arbel" w:date="2022-04-01T13:06:00Z">
        <w:r w:rsidRPr="00152DC7" w:rsidDel="00C408E5">
          <w:rPr>
            <w:rFonts w:ascii="Arial" w:hAnsi="Arial" w:cs="Arial"/>
          </w:rPr>
          <w:delText>weights on matrices representing either male-greater or female-greater effect sizes</w:delText>
        </w:r>
      </w:del>
      <w:proofErr w:type="spellStart"/>
      <w:ins w:id="174" w:author="Harpak, Arbel" w:date="2022-04-01T13:06:00Z">
        <w:r w:rsidR="00C408E5">
          <w:rPr>
            <w:rFonts w:ascii="Arial" w:hAnsi="Arial" w:cs="Arial"/>
          </w:rPr>
          <w:t>GxSex</w:t>
        </w:r>
        <w:proofErr w:type="spellEnd"/>
        <w:r w:rsidR="00C408E5">
          <w:rPr>
            <w:rFonts w:ascii="Arial" w:hAnsi="Arial" w:cs="Arial"/>
          </w:rPr>
          <w:t xml:space="preserve"> through amplification</w:t>
        </w:r>
      </w:ins>
      <w:r w:rsidRPr="00152DC7">
        <w:rPr>
          <w:rFonts w:ascii="Arial" w:hAnsi="Arial" w:cs="Arial"/>
        </w:rPr>
        <w:t xml:space="preserve">. Furthermore, the strong relationship between amplification and phenotypic </w:t>
      </w:r>
      <w:r w:rsidRPr="00152DC7">
        <w:rPr>
          <w:rFonts w:ascii="Arial" w:hAnsi="Arial" w:cs="Arial"/>
        </w:rPr>
        <w:lastRenderedPageBreak/>
        <w:t xml:space="preserve">values suggests that differences in magnitude play a primary role in sexual dimorphism. Evidence of widespread amplification may provide clues to possible avenues in which </w:t>
      </w:r>
      <w:proofErr w:type="spellStart"/>
      <w:r w:rsidRPr="00152DC7">
        <w:rPr>
          <w:rFonts w:ascii="Arial" w:hAnsi="Arial" w:cs="Arial"/>
        </w:rPr>
        <w:t>GxSex</w:t>
      </w:r>
      <w:proofErr w:type="spellEnd"/>
      <w:r w:rsidRPr="00152DC7">
        <w:rPr>
          <w:rFonts w:ascii="Arial" w:hAnsi="Arial" w:cs="Arial"/>
        </w:rPr>
        <w:t xml:space="preserve"> is acting.</w:t>
      </w:r>
    </w:p>
    <w:p w14:paraId="78732888" w14:textId="378D54D2" w:rsidR="00152DC7" w:rsidRPr="00152DC7" w:rsidRDefault="00152DC7" w:rsidP="001A1331">
      <w:pPr>
        <w:spacing w:after="0" w:line="360" w:lineRule="auto"/>
        <w:jc w:val="both"/>
        <w:rPr>
          <w:rFonts w:ascii="Arial" w:hAnsi="Arial" w:cs="Arial"/>
        </w:rPr>
      </w:pPr>
      <w:r w:rsidRPr="00152DC7">
        <w:rPr>
          <w:rFonts w:ascii="Arial" w:hAnsi="Arial" w:cs="Arial"/>
        </w:rPr>
        <w:t xml:space="preserve">Consequently, we proposed a model in which amplification is regulated by a shared modulator between the sexes. We found a strong, but non-continuous correlation between testosterone and genetic effect on multiple body mass related traits such as BMI and whole body fat mass. These results, with genetic effect increasing in females and decreasing in males with increasing testosterone levels, may give reason to the non-continuous nature between testosterone and body-mass at the phenotypic level. Testosterone or other hormones may play an important role in modulating amplification. Knowledge of such non-continuous mediators is crucial in both research and healthcare since an increase in one mediator may result in opposite effects between the sexes. </w:t>
      </w:r>
    </w:p>
    <w:p w14:paraId="74E6E26A" w14:textId="77777777" w:rsidR="00152DC7" w:rsidRPr="00152DC7" w:rsidRDefault="00152DC7" w:rsidP="001A1331">
      <w:pPr>
        <w:spacing w:after="0" w:line="360" w:lineRule="auto"/>
        <w:jc w:val="both"/>
        <w:rPr>
          <w:rFonts w:ascii="Arial" w:hAnsi="Arial" w:cs="Arial"/>
        </w:rPr>
      </w:pPr>
      <w:r w:rsidRPr="00152DC7">
        <w:rPr>
          <w:rFonts w:ascii="Arial" w:hAnsi="Arial" w:cs="Arial"/>
        </w:rPr>
        <w:t xml:space="preserve">With this in consideration, we examined if amplification due to a modulator also applied to environmental effects. We found that most traits were consistent with a model of equal amplification of genetic and environmental effects. Co-amplification may point to a shared biological pathway mediated by the same amplifier. We provide an example with muscle mass, in 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 Specifically, partitioned analysis for amplification may better identify those shared pathways or core genes. </w:t>
      </w:r>
    </w:p>
    <w:p w14:paraId="5888E3D5" w14:textId="0D91E442" w:rsidR="00152DC7" w:rsidRPr="00152DC7" w:rsidRDefault="00152DC7" w:rsidP="001A1331">
      <w:pPr>
        <w:spacing w:after="0" w:line="360" w:lineRule="auto"/>
        <w:jc w:val="both"/>
        <w:rPr>
          <w:rFonts w:ascii="Arial" w:hAnsi="Arial" w:cs="Arial"/>
        </w:rPr>
      </w:pPr>
      <w:r w:rsidRPr="00152DC7">
        <w:rPr>
          <w:rFonts w:ascii="Arial" w:hAnsi="Arial" w:cs="Arial"/>
        </w:rPr>
        <w:t>However, the utility of polygenic covariance structures and amplification does not substantially carry over to predictive ability. Out of our three models</w:t>
      </w:r>
      <w:r w:rsidR="00346077" w:rsidRPr="003C3F88">
        <w:rPr>
          <w:rFonts w:ascii="Arial" w:eastAsia="Times New Roman" w:hAnsi="Arial" w:cs="Arial"/>
          <w:color w:val="000000"/>
        </w:rPr>
        <w:t>—</w:t>
      </w:r>
      <w:r w:rsidRPr="00152DC7">
        <w:rPr>
          <w:rFonts w:ascii="Arial" w:hAnsi="Arial" w:cs="Arial"/>
        </w:rPr>
        <w:t xml:space="preserve">additive; sex-specific, </w:t>
      </w:r>
      <w:r w:rsidR="00137FC1">
        <w:rPr>
          <w:rFonts w:ascii="Arial" w:hAnsi="Arial" w:cs="Arial"/>
        </w:rPr>
        <w:t>covariance</w:t>
      </w:r>
      <w:r w:rsidR="00702A37">
        <w:rPr>
          <w:rFonts w:ascii="Arial" w:hAnsi="Arial" w:cs="Arial"/>
        </w:rPr>
        <w:t xml:space="preserve"> </w:t>
      </w:r>
      <w:r w:rsidR="009E38AF">
        <w:rPr>
          <w:rFonts w:ascii="Arial" w:hAnsi="Arial" w:cs="Arial"/>
        </w:rPr>
        <w:t>naïve</w:t>
      </w:r>
      <w:r w:rsidRPr="00152DC7">
        <w:rPr>
          <w:rFonts w:ascii="Arial" w:hAnsi="Arial" w:cs="Arial"/>
        </w:rPr>
        <w:t>; and sex-specific covariance aware</w:t>
      </w:r>
      <w:r w:rsidR="00346077" w:rsidRPr="003C3F88">
        <w:rPr>
          <w:rFonts w:ascii="Arial" w:eastAsia="Times New Roman" w:hAnsi="Arial" w:cs="Arial"/>
          <w:color w:val="000000"/>
        </w:rPr>
        <w:t>—</w:t>
      </w:r>
      <w:r w:rsidRPr="00152DC7">
        <w:rPr>
          <w:rFonts w:ascii="Arial" w:hAnsi="Arial" w:cs="Arial"/>
        </w:rPr>
        <w:t xml:space="preserve">the additive model still had the highest predictive value for most of the traits. Given that the additive model had </w:t>
      </w:r>
      <w:r w:rsidR="0078303D">
        <w:rPr>
          <w:rFonts w:ascii="Arial" w:hAnsi="Arial" w:cs="Arial"/>
        </w:rPr>
        <w:t xml:space="preserve">approximately </w:t>
      </w:r>
      <w:r w:rsidRPr="00152DC7">
        <w:rPr>
          <w:rFonts w:ascii="Arial" w:hAnsi="Arial" w:cs="Arial"/>
        </w:rPr>
        <w:t>twice the sample size (</w:t>
      </w:r>
      <w:r w:rsidR="0078303D">
        <w:rPr>
          <w:rFonts w:ascii="Arial" w:hAnsi="Arial" w:cs="Arial"/>
        </w:rPr>
        <w:t>both-sex vs one sex</w:t>
      </w:r>
      <w:r w:rsidRPr="00152DC7">
        <w:rPr>
          <w:rFonts w:ascii="Arial" w:hAnsi="Arial" w:cs="Arial"/>
        </w:rPr>
        <w:t>), we hypothesized that the advantage in power is still greater than the benefit of utilizing covariance-aware estimates.</w:t>
      </w:r>
    </w:p>
    <w:p w14:paraId="0F98C1BB" w14:textId="7EBFA1E2" w:rsidR="00152DC7" w:rsidRDefault="00152DC7" w:rsidP="001A1331">
      <w:pPr>
        <w:spacing w:after="0" w:line="360" w:lineRule="auto"/>
        <w:jc w:val="both"/>
        <w:rPr>
          <w:rFonts w:ascii="Arial" w:hAnsi="Arial" w:cs="Arial"/>
        </w:rPr>
      </w:pPr>
      <w:r w:rsidRPr="00152DC7">
        <w:rPr>
          <w:rFonts w:ascii="Arial" w:hAnsi="Arial" w:cs="Arial"/>
        </w:rPr>
        <w:t xml:space="preserve">Although the utility of covariance-aware estimates for prediction is low at this stage, analyzing </w:t>
      </w:r>
      <w:proofErr w:type="spellStart"/>
      <w:r w:rsidRPr="00152DC7">
        <w:rPr>
          <w:rFonts w:ascii="Arial" w:hAnsi="Arial" w:cs="Arial"/>
        </w:rPr>
        <w:t>GxSex</w:t>
      </w:r>
      <w:proofErr w:type="spellEnd"/>
      <w:r w:rsidRPr="00152DC7">
        <w:rPr>
          <w:rFonts w:ascii="Arial" w:hAnsi="Arial" w:cs="Arial"/>
        </w:rPr>
        <w:t xml:space="preserve"> in a polygenic lens aid by breaking it apart into its magnitude and correlation structure aids interpretation and understanding behind the mechanism of the interaction. We see that amplification of effect sizes by sex plays a primary role in sexual dimorphism and potentially acts equally on environmental effects, hinting at shared pathways. Stratified analysis can help localize these pathways or factors of amplification. We can </w:t>
      </w:r>
      <w:r w:rsidR="0078303D">
        <w:rPr>
          <w:rFonts w:ascii="Arial" w:hAnsi="Arial" w:cs="Arial"/>
        </w:rPr>
        <w:t>extend this to</w:t>
      </w:r>
      <w:r w:rsidRPr="00152DC7">
        <w:rPr>
          <w:rFonts w:ascii="Arial" w:hAnsi="Arial" w:cs="Arial"/>
        </w:rPr>
        <w:t xml:space="preserve"> future studies to examine interaction terms with other environments. </w:t>
      </w:r>
      <w:r w:rsidR="001D3E92">
        <w:rPr>
          <w:rFonts w:ascii="Arial" w:hAnsi="Arial" w:cs="Arial"/>
        </w:rPr>
        <w:t>Amplification may apply to other environment-specific approaches and provide important insight into biological mechanisms.</w:t>
      </w:r>
    </w:p>
    <w:p w14:paraId="18B24A39" w14:textId="77777777" w:rsidR="001D3E92" w:rsidRPr="001D3E92" w:rsidRDefault="001D3E92" w:rsidP="001A1331">
      <w:pPr>
        <w:spacing w:after="0" w:line="360" w:lineRule="auto"/>
        <w:jc w:val="both"/>
        <w:rPr>
          <w:rFonts w:ascii="Arial" w:hAnsi="Arial" w:cs="Arial"/>
        </w:rPr>
      </w:pPr>
    </w:p>
    <w:p w14:paraId="27F6C6DC" w14:textId="77777777" w:rsidR="00F97BCB" w:rsidRPr="002C24E7" w:rsidRDefault="00F97BCB" w:rsidP="009F6706">
      <w:pPr>
        <w:pStyle w:val="Heading1"/>
        <w:rPr>
          <w:sz w:val="22"/>
          <w:szCs w:val="22"/>
        </w:rPr>
      </w:pPr>
      <w:r w:rsidRPr="002C24E7">
        <w:t>Methods</w:t>
      </w:r>
    </w:p>
    <w:p w14:paraId="4137B80B" w14:textId="77777777" w:rsidR="00F97BCB" w:rsidRPr="002C24E7" w:rsidRDefault="00F97BCB" w:rsidP="002C24E7">
      <w:pPr>
        <w:spacing w:line="360" w:lineRule="auto"/>
        <w:rPr>
          <w:rFonts w:ascii="Arial" w:hAnsi="Arial" w:cs="Arial"/>
          <w:sz w:val="20"/>
          <w:szCs w:val="20"/>
        </w:rPr>
      </w:pPr>
    </w:p>
    <w:p w14:paraId="2855ED28" w14:textId="38A0645E" w:rsidR="00CA64D1" w:rsidRPr="00CA64D1" w:rsidRDefault="00F97BCB" w:rsidP="00CA64D1">
      <w:pPr>
        <w:pStyle w:val="Heading2"/>
      </w:pPr>
      <w:r w:rsidRPr="001A1331">
        <w:t>UK Biobank</w:t>
      </w:r>
    </w:p>
    <w:p w14:paraId="3655793E" w14:textId="458FB1DC" w:rsidR="00F97BCB" w:rsidRPr="001A1331" w:rsidRDefault="00F97BCB" w:rsidP="001A1331">
      <w:pPr>
        <w:pStyle w:val="Heading3"/>
      </w:pPr>
      <w:r w:rsidRPr="001A1331">
        <w:t xml:space="preserve">Sample </w:t>
      </w:r>
      <w:r w:rsidR="007E3636" w:rsidRPr="001A1331">
        <w:t>c</w:t>
      </w:r>
      <w:r w:rsidRPr="001A1331">
        <w:t>haracteristics</w:t>
      </w:r>
    </w:p>
    <w:p w14:paraId="08190D87" w14:textId="1C2D76C7"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UK Biobank is an extensive database that 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DD51E7" w:rsidRPr="00DD51E7">
            <w:rPr>
              <w:rFonts w:ascii="Arial" w:hAnsi="Arial" w:cs="Arial"/>
              <w:color w:val="000000"/>
              <w:sz w:val="22"/>
              <w:szCs w:val="22"/>
            </w:rPr>
            <w:t>(Bycroft et al., 2018)</w:t>
          </w:r>
        </w:sdtContent>
      </w:sdt>
      <w:r w:rsidR="00BA7423">
        <w:rPr>
          <w:rFonts w:ascii="Arial" w:hAnsi="Arial" w:cs="Arial"/>
          <w:color w:val="000000"/>
          <w:sz w:val="22"/>
          <w:szCs w:val="22"/>
        </w:rPr>
        <w:t>.</w:t>
      </w:r>
    </w:p>
    <w:p w14:paraId="6730C52B" w14:textId="3AB8DACC"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In this study, we considered 337,111 individuals who passed quality control (QC) checks, which included the removal of samples identified by the UK Biobank with sex chromosome aneuploidy or self-reported sex differing from sex determined from genotyping analysis. We excluded related individuals (3rd degree relatives or closer) as identified by the UK Biobank in data field 22020 as individuals used in UK Biobank’s genetic Principal Component Analysis.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5508E261" w14:textId="15326390" w:rsidR="00F97BCB" w:rsidRPr="008717D8" w:rsidRDefault="00F97BCB" w:rsidP="001A1331">
      <w:pPr>
        <w:pStyle w:val="Heading3"/>
      </w:pPr>
      <w:r w:rsidRPr="008717D8">
        <w:t xml:space="preserve">Genotype </w:t>
      </w:r>
      <w:r w:rsidR="007E3636" w:rsidRPr="008717D8">
        <w:t>d</w:t>
      </w:r>
      <w:r w:rsidRPr="008717D8">
        <w:t>ata</w:t>
      </w:r>
    </w:p>
    <w:p w14:paraId="765170E2" w14:textId="191E73AA"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focused on autosomal bi-allelic SNPs with an INFO score greater than 0.8. Using </w:t>
      </w:r>
      <w:r w:rsidRPr="002C24E7">
        <w:rPr>
          <w:rFonts w:ascii="Arial" w:hAnsi="Arial" w:cs="Arial"/>
          <w:i/>
          <w:iCs/>
          <w:color w:val="000000"/>
          <w:sz w:val="22"/>
          <w:szCs w:val="22"/>
        </w:rPr>
        <w:t>plink 2.0 alpha</w:t>
      </w:r>
      <w:r w:rsidR="00C87BDC">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DD51E7">
            <w:t xml:space="preserve">(Chang et al., 2015; </w:t>
          </w:r>
          <w:proofErr w:type="spellStart"/>
          <w:r w:rsidR="00DD51E7">
            <w:t>Graffelman</w:t>
          </w:r>
          <w:proofErr w:type="spellEnd"/>
          <w:r w:rsidR="00DD51E7">
            <w:t xml:space="preserve"> &amp; Moreno, 2013; </w:t>
          </w:r>
          <w:proofErr w:type="spellStart"/>
          <w:r w:rsidR="00DD51E7">
            <w:t>Graffelman</w:t>
          </w:r>
          <w:proofErr w:type="spellEnd"/>
          <w:r w:rsidR="00DD51E7">
            <w:t xml:space="preserve"> &amp; Weir, 2016; Purcell et al., 2007; Purcell &amp; Chang, n.d.; Wigginton et al., 2005)</w:t>
          </w:r>
        </w:sdtContent>
      </w:sdt>
      <w:r w:rsidRPr="002C24E7">
        <w:rPr>
          <w:rFonts w:ascii="Arial" w:hAnsi="Arial" w:cs="Arial"/>
          <w:color w:val="000000"/>
          <w:sz w:val="22"/>
          <w:szCs w:val="22"/>
        </w:rPr>
        <w:t xml:space="preserve">, we further retained variants with calling rate &gt; 0.95, Hardy-Weinberg equilibrium test p-value &gt; 10-10, minor allele frequency (MAF) &gt; 0.001, following a QC procedure used by the Neale Lab on version 3 of UK Biobank </w:t>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Y29udGFpbmVyLXRpdGxlLXNob3J0IjoiIn0sImlzVGVtcG9yYXJ5IjpmYWxzZX1dfQ=="/>
          <w:id w:val="1631135952"/>
          <w:placeholder>
            <w:docPart w:val="DefaultPlaceholder_-1854013440"/>
          </w:placeholder>
        </w:sdtPr>
        <w:sdtEndPr/>
        <w:sdtContent>
          <w:r w:rsidR="00DD51E7" w:rsidRPr="00DD51E7">
            <w:rPr>
              <w:rFonts w:ascii="Arial" w:hAnsi="Arial" w:cs="Arial"/>
              <w:color w:val="000000"/>
              <w:sz w:val="22"/>
              <w:szCs w:val="22"/>
            </w:rPr>
            <w:t>(Abbot et al., n.d.)</w:t>
          </w:r>
        </w:sdtContent>
      </w:sdt>
      <w:r w:rsidRPr="002C24E7">
        <w:rPr>
          <w:rFonts w:ascii="Arial" w:hAnsi="Arial" w:cs="Arial"/>
          <w:color w:val="000000"/>
          <w:sz w:val="22"/>
          <w:szCs w:val="22"/>
        </w:rPr>
        <w:t xml:space="preserve">. These were computed on the aforementioned </w:t>
      </w:r>
      <w:r w:rsidR="008B007E" w:rsidRPr="002C24E7">
        <w:rPr>
          <w:rFonts w:ascii="Arial" w:hAnsi="Arial" w:cs="Arial"/>
          <w:color w:val="000000"/>
          <w:sz w:val="22"/>
          <w:szCs w:val="22"/>
        </w:rPr>
        <w:t>quality-controlled</w:t>
      </w:r>
      <w:r w:rsidRPr="002C24E7">
        <w:rPr>
          <w:rFonts w:ascii="Arial" w:hAnsi="Arial" w:cs="Arial"/>
          <w:color w:val="000000"/>
          <w:sz w:val="22"/>
          <w:szCs w:val="22"/>
        </w:rPr>
        <w:t xml:space="preserve"> sample </w:t>
      </w:r>
      <w:r w:rsidR="008B007E" w:rsidRPr="002C24E7">
        <w:rPr>
          <w:rFonts w:ascii="Arial" w:hAnsi="Arial" w:cs="Arial"/>
          <w:color w:val="000000"/>
          <w:sz w:val="22"/>
          <w:szCs w:val="22"/>
        </w:rPr>
        <w:t>set and</w:t>
      </w:r>
      <w:r w:rsidRPr="002C24E7">
        <w:rPr>
          <w:rFonts w:ascii="Arial" w:hAnsi="Arial" w:cs="Arial"/>
          <w:color w:val="000000"/>
          <w:sz w:val="22"/>
          <w:szCs w:val="22"/>
        </w:rPr>
        <w:t xml:space="preserve"> resulted in 9,607,691 SNPs.</w:t>
      </w:r>
    </w:p>
    <w:p w14:paraId="06FEF69D"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2D6479ED" w14:textId="77777777" w:rsidR="00F97BCB" w:rsidRPr="008717D8" w:rsidRDefault="00F97BCB" w:rsidP="001A1331">
      <w:pPr>
        <w:pStyle w:val="Heading3"/>
      </w:pPr>
      <w:r w:rsidRPr="008717D8">
        <w:t>Phenotype Data</w:t>
      </w:r>
    </w:p>
    <w:p w14:paraId="24D29B47" w14:textId="169C626B" w:rsidR="001B7D6F"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LCJjb250YWluZXItdGl0bGUtc2hvcnQiOiI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V19"/>
          <w:id w:val="2022198313"/>
          <w:placeholder>
            <w:docPart w:val="DefaultPlaceholder_-1854013440"/>
          </w:placeholder>
        </w:sdtPr>
        <w:sdtEndPr/>
        <w:sdtContent>
          <w:r w:rsidR="00DD51E7" w:rsidRPr="00DD51E7">
            <w:rPr>
              <w:rFonts w:ascii="Arial" w:hAnsi="Arial" w:cs="Arial"/>
              <w:color w:val="000000"/>
              <w:sz w:val="22"/>
              <w:szCs w:val="22"/>
            </w:rPr>
            <w:t>(Abbot et al., n.d.; B. K. Bulik-Sullivan et al., 2015)</w:t>
          </w:r>
        </w:sdtContent>
      </w:sdt>
      <w:r w:rsidR="00C87BDC">
        <w:rPr>
          <w:rFonts w:ascii="Arial" w:hAnsi="Arial" w:cs="Arial"/>
          <w:color w:val="000000"/>
          <w:sz w:val="22"/>
          <w:szCs w:val="22"/>
        </w:rPr>
        <w:t xml:space="preserve">. </w:t>
      </w:r>
      <w:r w:rsidRPr="002C24E7">
        <w:rPr>
          <w:rFonts w:ascii="Arial" w:hAnsi="Arial" w:cs="Arial"/>
          <w:color w:val="000000"/>
          <w:sz w:val="22"/>
          <w:szCs w:val="22"/>
        </w:rPr>
        <w:t xml:space="preserve">BMI-adjusted </w:t>
      </w:r>
      <w:proofErr w:type="spellStart"/>
      <w:r w:rsidRPr="002C24E7">
        <w:rPr>
          <w:rFonts w:ascii="Arial" w:hAnsi="Arial" w:cs="Arial"/>
          <w:color w:val="000000"/>
          <w:sz w:val="22"/>
          <w:szCs w:val="22"/>
        </w:rPr>
        <w:lastRenderedPageBreak/>
        <w:t>waist:hip</w:t>
      </w:r>
      <w:proofErr w:type="spellEnd"/>
      <w:r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Pr="002C24E7">
        <w:rPr>
          <w:rFonts w:ascii="Arial" w:hAnsi="Arial" w:cs="Arial"/>
          <w:color w:val="000000"/>
          <w:sz w:val="22"/>
          <w:szCs w:val="22"/>
        </w:rPr>
        <w:t xml:space="preserve"> by regressing WHR on BMI and obtaining the residuals, as shown in the following commands in R:</w:t>
      </w:r>
    </w:p>
    <w:p w14:paraId="7FE87C73" w14:textId="77777777" w:rsidR="001A1331" w:rsidRPr="008717D8" w:rsidRDefault="001A1331" w:rsidP="001A1331">
      <w:pPr>
        <w:pStyle w:val="NormalWeb"/>
        <w:spacing w:before="0" w:beforeAutospacing="0" w:after="0" w:afterAutospacing="0" w:line="360" w:lineRule="auto"/>
        <w:jc w:val="both"/>
        <w:rPr>
          <w:rFonts w:ascii="Arial" w:hAnsi="Arial" w:cs="Arial"/>
          <w:sz w:val="22"/>
          <w:szCs w:val="22"/>
        </w:rPr>
      </w:pPr>
    </w:p>
    <w:bookmarkStart w:id="175" w:name="_MON_1709387688"/>
    <w:bookmarkEnd w:id="175"/>
    <w:p w14:paraId="795C9C27" w14:textId="77FB7EEA" w:rsidR="001B7D6F" w:rsidRDefault="00B45320" w:rsidP="001A1331">
      <w:pPr>
        <w:pStyle w:val="NormalWeb"/>
        <w:spacing w:before="0" w:beforeAutospacing="0" w:after="0" w:afterAutospacing="0" w:line="360" w:lineRule="auto"/>
        <w:jc w:val="center"/>
        <w:rPr>
          <w:rFonts w:ascii="Arial" w:hAnsi="Arial" w:cs="Arial"/>
          <w:color w:val="000000"/>
          <w:sz w:val="22"/>
          <w:szCs w:val="22"/>
        </w:rPr>
      </w:pPr>
      <w:r>
        <w:rPr>
          <w:rFonts w:ascii="Arial" w:hAnsi="Arial" w:cs="Arial"/>
          <w:noProof/>
          <w:color w:val="000000"/>
          <w:sz w:val="22"/>
          <w:szCs w:val="22"/>
        </w:rPr>
        <w:object w:dxaOrig="9360" w:dyaOrig="716" w14:anchorId="080F2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35pt;height:36pt;mso-width-percent:0;mso-height-percent:0;mso-width-percent:0;mso-height-percent:0" o:ole="">
            <v:imagedata r:id="rId21" o:title=""/>
          </v:shape>
          <o:OLEObject Type="Embed" ProgID="Word.OpenDocumentText.12" ShapeID="_x0000_i1025" DrawAspect="Content" ObjectID="_1710323642" r:id="rId22"/>
        </w:object>
      </w:r>
    </w:p>
    <w:p w14:paraId="44DAE39B" w14:textId="77777777" w:rsidR="001A1331" w:rsidRPr="008717D8" w:rsidRDefault="001A1331" w:rsidP="001A1331">
      <w:pPr>
        <w:pStyle w:val="NormalWeb"/>
        <w:spacing w:before="0" w:beforeAutospacing="0" w:after="0" w:afterAutospacing="0" w:line="360" w:lineRule="auto"/>
        <w:jc w:val="center"/>
        <w:rPr>
          <w:rFonts w:ascii="Arial" w:hAnsi="Arial" w:cs="Arial"/>
          <w:color w:val="000000"/>
          <w:sz w:val="22"/>
          <w:szCs w:val="22"/>
        </w:rPr>
      </w:pPr>
    </w:p>
    <w:p w14:paraId="60653454" w14:textId="3E9BC836" w:rsidR="00F97BCB" w:rsidRPr="002C24E7" w:rsidRDefault="00F97BCB" w:rsidP="001A1331">
      <w:pPr>
        <w:pStyle w:val="Heading3"/>
      </w:pPr>
      <w:r w:rsidRPr="002C24E7">
        <w:t>GWAS</w:t>
      </w:r>
    </w:p>
    <w:p w14:paraId="25956331" w14:textId="77777777"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all GWAS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Pr="001B7D6F">
        <w:rPr>
          <w:rFonts w:ascii="Consolas" w:hAnsi="Consolas" w:cs="Arial"/>
          <w:color w:val="000000"/>
          <w:sz w:val="22"/>
          <w:szCs w:val="22"/>
        </w:rPr>
        <w:t>--</w:t>
      </w:r>
      <w:proofErr w:type="spellStart"/>
      <w:r w:rsidRPr="001B7D6F">
        <w:rPr>
          <w:rFonts w:ascii="Consolas" w:hAnsi="Consolas" w:cs="Arial"/>
          <w:color w:val="000000"/>
          <w:sz w:val="22"/>
          <w:szCs w:val="22"/>
        </w:rPr>
        <w:t>covar</w:t>
      </w:r>
      <w:proofErr w:type="spellEnd"/>
      <w:r w:rsidRPr="001B7D6F">
        <w:rPr>
          <w:rFonts w:ascii="Consolas" w:hAnsi="Consolas" w:cs="Arial"/>
          <w:color w:val="000000"/>
          <w:sz w:val="22"/>
          <w:szCs w:val="22"/>
        </w:rPr>
        <w:t>-variance-standardize</w:t>
      </w:r>
      <w:r w:rsidRPr="002C24E7">
        <w:rPr>
          <w:rFonts w:ascii="Arial" w:hAnsi="Arial" w:cs="Arial"/>
          <w:color w:val="000000"/>
          <w:sz w:val="22"/>
          <w:szCs w:val="22"/>
        </w:rPr>
        <w:t>). We generated sex-specific GWAS summary statistics for each trait by separating the sample by males and females and following the same model. Any variants with missing values in the summary statistics were removed from further analysis. </w:t>
      </w:r>
    </w:p>
    <w:p w14:paraId="6F0B1F1F" w14:textId="77777777" w:rsidR="00F97BCB" w:rsidRPr="002C24E7" w:rsidRDefault="00F97BCB" w:rsidP="001A1331">
      <w:pPr>
        <w:spacing w:after="0" w:line="360" w:lineRule="auto"/>
        <w:rPr>
          <w:rFonts w:ascii="Arial" w:hAnsi="Arial" w:cs="Arial"/>
          <w:sz w:val="20"/>
          <w:szCs w:val="20"/>
        </w:rPr>
      </w:pPr>
    </w:p>
    <w:p w14:paraId="18B5DDAD" w14:textId="62330390" w:rsidR="00F97BCB" w:rsidRPr="001A1331" w:rsidRDefault="00F97BCB" w:rsidP="001A1331">
      <w:pPr>
        <w:pStyle w:val="Heading2"/>
      </w:pPr>
      <w:r w:rsidRPr="001A1331">
        <w:t xml:space="preserve">Miami </w:t>
      </w:r>
      <w:r w:rsidR="007E3636" w:rsidRPr="001A1331">
        <w:t>p</w:t>
      </w:r>
      <w:r w:rsidRPr="001A1331">
        <w:t>lots</w:t>
      </w:r>
    </w:p>
    <w:p w14:paraId="45783CEC" w14:textId="022573D1"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used the</w:t>
      </w:r>
      <w:r w:rsidRPr="002C24E7">
        <w:rPr>
          <w:rFonts w:ascii="Arial" w:hAnsi="Arial" w:cs="Arial"/>
          <w:i/>
          <w:iCs/>
          <w:color w:val="000000"/>
          <w:sz w:val="22"/>
          <w:szCs w:val="22"/>
        </w:rPr>
        <w:t xml:space="preserve">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DD51E7" w:rsidRPr="00DD51E7">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Pr="002C24E7">
        <w:rPr>
          <w:rFonts w:ascii="Arial" w:hAnsi="Arial" w:cs="Arial"/>
          <w:color w:val="000000"/>
          <w:sz w:val="22"/>
          <w:szCs w:val="22"/>
        </w:rPr>
        <w:t xml:space="preserve">in Miami plots (REFX </w:t>
      </w:r>
      <w:r w:rsidRPr="002C24E7">
        <w:rPr>
          <w:rFonts w:ascii="Arial" w:hAnsi="Arial" w:cs="Arial"/>
          <w:b/>
          <w:bCs/>
          <w:color w:val="000000"/>
          <w:sz w:val="22"/>
          <w:szCs w:val="22"/>
        </w:rPr>
        <w:t>Figs S</w:t>
      </w:r>
      <w:r w:rsidR="00F8429E">
        <w:rPr>
          <w:rFonts w:ascii="Arial" w:hAnsi="Arial" w:cs="Arial"/>
          <w:b/>
          <w:bCs/>
          <w:color w:val="000000"/>
          <w:sz w:val="22"/>
          <w:szCs w:val="22"/>
        </w:rPr>
        <w:t>1</w:t>
      </w:r>
      <w:r w:rsidRPr="002C24E7">
        <w:rPr>
          <w:rFonts w:ascii="Arial" w:hAnsi="Arial" w:cs="Arial"/>
          <w:color w:val="000000"/>
          <w:sz w:val="22"/>
          <w:szCs w:val="22"/>
        </w:rPr>
        <w:t xml:space="preserve">). Using the </w:t>
      </w:r>
      <w:r w:rsidR="001755A7">
        <w:rPr>
          <w:rFonts w:ascii="Arial" w:hAnsi="Arial" w:cs="Arial"/>
          <w:color w:val="000000"/>
          <w:sz w:val="22"/>
          <w:szCs w:val="22"/>
        </w:rPr>
        <w:t xml:space="preserve">           </w:t>
      </w:r>
      <w:r w:rsidRPr="001B7D6F">
        <w:rPr>
          <w:rFonts w:ascii="Consolas" w:hAnsi="Consolas" w:cs="Arial"/>
          <w:color w:val="000000"/>
          <w:sz w:val="22"/>
          <w:szCs w:val="22"/>
        </w:rPr>
        <w:t>-</w:t>
      </w:r>
      <w:r w:rsidR="0019658F">
        <w:rPr>
          <w:rFonts w:ascii="Consolas" w:hAnsi="Consolas" w:cs="Arial"/>
          <w:color w:val="000000"/>
          <w:sz w:val="22"/>
          <w:szCs w:val="22"/>
        </w:rPr>
        <w:t>-</w:t>
      </w:r>
      <w:r w:rsidRPr="001B7D6F">
        <w:rPr>
          <w:rFonts w:ascii="Consolas" w:hAnsi="Consolas" w:cs="Arial"/>
          <w:color w:val="000000"/>
          <w:sz w:val="22"/>
          <w:szCs w:val="22"/>
        </w:rPr>
        <w:t>nearest</w:t>
      </w:r>
      <w:r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1A1331">
      <w:pPr>
        <w:pStyle w:val="NormalWeb"/>
        <w:spacing w:before="0" w:beforeAutospacing="0" w:after="0" w:afterAutospacing="0" w:line="360" w:lineRule="auto"/>
        <w:jc w:val="both"/>
        <w:rPr>
          <w:rFonts w:ascii="Arial" w:hAnsi="Arial" w:cs="Arial"/>
          <w:sz w:val="22"/>
          <w:szCs w:val="22"/>
        </w:rPr>
      </w:pPr>
    </w:p>
    <w:p w14:paraId="30C60A9E" w14:textId="778D90C7" w:rsidR="00F97BCB" w:rsidRPr="001A1331" w:rsidRDefault="00F97BCB" w:rsidP="001A1331">
      <w:pPr>
        <w:pStyle w:val="Heading2"/>
      </w:pPr>
      <w:r w:rsidRPr="001A1331">
        <w:t xml:space="preserve">Heritability and </w:t>
      </w:r>
      <w:r w:rsidR="00184E78" w:rsidRPr="001A1331">
        <w:t>g</w:t>
      </w:r>
      <w:r w:rsidRPr="001A1331">
        <w:t xml:space="preserve">enetic </w:t>
      </w:r>
      <w:r w:rsidR="00184E78" w:rsidRPr="001A1331">
        <w:t>c</w:t>
      </w:r>
      <w:r w:rsidRPr="001A1331">
        <w:t>orrelation estimation using LD Score Regression</w:t>
      </w:r>
    </w:p>
    <w:p w14:paraId="5978C403" w14:textId="30B22711"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1238619052"/>
          <w:placeholder>
            <w:docPart w:val="DefaultPlaceholder_-1854013440"/>
          </w:placeholder>
        </w:sdtPr>
        <w:sdtEndPr/>
        <w:sdtContent>
          <w:r w:rsidR="00DD51E7" w:rsidRPr="00DD51E7">
            <w:rPr>
              <w:rFonts w:ascii="Arial" w:hAnsi="Arial" w:cs="Arial"/>
              <w:color w:val="000000"/>
              <w:sz w:val="22"/>
              <w:szCs w:val="22"/>
            </w:rPr>
            <w:t>(B. Bulik-Sullivan et al., 2015; B. K. Bulik-Sullivan et al., 2015)</w:t>
          </w:r>
        </w:sdtContent>
      </w:sdt>
      <w:r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DD51E7" w:rsidRPr="00DD51E7">
            <w:rPr>
              <w:rFonts w:ascii="Arial" w:hAnsi="Arial" w:cs="Arial"/>
              <w:color w:val="000000"/>
              <w:sz w:val="22"/>
              <w:szCs w:val="22"/>
            </w:rPr>
            <w:t>(B. K. Bulik-Sullivan et al., 2015)</w:t>
          </w:r>
        </w:sdtContent>
      </w:sdt>
      <w:r w:rsidRPr="002C24E7">
        <w:rPr>
          <w:rFonts w:ascii="Arial" w:hAnsi="Arial" w:cs="Arial"/>
          <w:color w:val="000000"/>
          <w:sz w:val="22"/>
          <w:szCs w:val="22"/>
        </w:rPr>
        <w:t>. </w:t>
      </w:r>
    </w:p>
    <w:p w14:paraId="22517258"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09049889" w14:textId="4AC12F79" w:rsidR="00F97BCB" w:rsidRPr="00CA64D1" w:rsidRDefault="00F97BCB" w:rsidP="00CA64D1">
      <w:pPr>
        <w:pStyle w:val="Heading2"/>
      </w:pPr>
      <w:r w:rsidRPr="00CA64D1">
        <w:t xml:space="preserve">Multivariate </w:t>
      </w:r>
      <w:r w:rsidR="00184E78" w:rsidRPr="00CA64D1">
        <w:t>a</w:t>
      </w:r>
      <w:r w:rsidRPr="00CA64D1">
        <w:t xml:space="preserve">daptive </w:t>
      </w:r>
      <w:r w:rsidR="00184E78" w:rsidRPr="00CA64D1">
        <w:t>s</w:t>
      </w:r>
      <w:r w:rsidRPr="00CA64D1">
        <w:t>hrinkage (mash)</w:t>
      </w:r>
    </w:p>
    <w:p w14:paraId="105C7366" w14:textId="6EDAB306"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utilized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Urbut</w:t>
          </w:r>
          <w:proofErr w:type="spellEnd"/>
          <w:r w:rsidR="00DD51E7" w:rsidRPr="00DD51E7">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is a statistical method that improves upon previous methods of estimating and comparing effects across multiple conditions by flexibly allowing for a mixture of covariance patterns between conditions and </w:t>
      </w:r>
      <w:r w:rsidRPr="002C24E7">
        <w:rPr>
          <w:rFonts w:ascii="Arial" w:hAnsi="Arial" w:cs="Arial"/>
          <w:color w:val="000000"/>
          <w:sz w:val="22"/>
          <w:szCs w:val="22"/>
        </w:rPr>
        <w:lastRenderedPageBreak/>
        <w:t xml:space="preserve">requiring only summary statistics from each condition (including a point estimate of the </w:t>
      </w:r>
      <w:r w:rsidR="001B7D6F" w:rsidRPr="002C24E7">
        <w:rPr>
          <w:rFonts w:ascii="Arial" w:hAnsi="Arial" w:cs="Arial"/>
          <w:color w:val="000000"/>
          <w:sz w:val="22"/>
          <w:szCs w:val="22"/>
        </w:rPr>
        <w:t>effect and</w:t>
      </w:r>
      <w:r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1A1331">
      <w:pPr>
        <w:pStyle w:val="NormalWeb"/>
        <w:spacing w:before="0" w:beforeAutospacing="0" w:after="0" w:afterAutospacing="0" w:line="360" w:lineRule="auto"/>
        <w:jc w:val="both"/>
        <w:rPr>
          <w:rFonts w:ascii="Arial" w:hAnsi="Arial" w:cs="Arial"/>
          <w:sz w:val="22"/>
          <w:szCs w:val="22"/>
        </w:rPr>
      </w:pPr>
    </w:p>
    <w:p w14:paraId="598A543C" w14:textId="043AA3E3" w:rsidR="00F97BCB" w:rsidRPr="00CA64D1" w:rsidRDefault="00F97BCB" w:rsidP="00CA64D1">
      <w:pPr>
        <w:pStyle w:val="Heading2"/>
      </w:pPr>
      <w:r w:rsidRPr="00CA64D1">
        <w:t xml:space="preserve">Mixture weights for </w:t>
      </w:r>
      <w:r w:rsidR="00023789" w:rsidRPr="00CA64D1">
        <w:t>c</w:t>
      </w:r>
      <w:r w:rsidRPr="00CA64D1">
        <w:t xml:space="preserve">ovariance </w:t>
      </w:r>
      <w:r w:rsidR="00023789" w:rsidRPr="00CA64D1">
        <w:t>s</w:t>
      </w:r>
      <w:r w:rsidRPr="00CA64D1">
        <w:t xml:space="preserve">tructure between </w:t>
      </w:r>
      <w:r w:rsidR="00023789" w:rsidRPr="00CA64D1">
        <w:t>m</w:t>
      </w:r>
      <w:r w:rsidRPr="00CA64D1">
        <w:t xml:space="preserve">ale and </w:t>
      </w:r>
      <w:r w:rsidR="00023789" w:rsidRPr="00CA64D1">
        <w:t>f</w:t>
      </w:r>
      <w:r w:rsidRPr="00CA64D1">
        <w:t xml:space="preserve">emale </w:t>
      </w:r>
      <w:r w:rsidR="00023789" w:rsidRPr="00CA64D1">
        <w:t>e</w:t>
      </w:r>
      <w:r w:rsidRPr="00CA64D1">
        <w:t>ffects</w:t>
      </w:r>
    </w:p>
    <w:p w14:paraId="2ACE6CE0" w14:textId="41792ADB"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interpret patterns of SNP effects between males and females, we input 66 hypothesis-based covariance matrices (REFX </w:t>
      </w:r>
      <w:r w:rsidR="00E82143" w:rsidRPr="00E82143">
        <w:rPr>
          <w:rFonts w:ascii="Arial" w:hAnsi="Arial" w:cs="Arial"/>
          <w:b/>
          <w:bCs/>
          <w:color w:val="000000"/>
          <w:sz w:val="22"/>
          <w:szCs w:val="22"/>
        </w:rPr>
        <w:t>Fig. S2</w:t>
      </w:r>
      <w:r w:rsidRPr="002C24E7">
        <w:rPr>
          <w:rFonts w:ascii="Arial" w:hAnsi="Arial" w:cs="Arial"/>
          <w:color w:val="000000"/>
          <w:sz w:val="22"/>
          <w:szCs w:val="22"/>
        </w:rPr>
        <w:t xml:space="preserve">)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(REFX </w:t>
      </w:r>
      <w:r w:rsidRPr="002C24E7">
        <w:rPr>
          <w:rFonts w:ascii="Arial" w:hAnsi="Arial" w:cs="Arial"/>
          <w:b/>
          <w:bCs/>
          <w:color w:val="000000"/>
          <w:sz w:val="22"/>
          <w:szCs w:val="22"/>
        </w:rPr>
        <w:t>Fig. S</w:t>
      </w:r>
      <w:r w:rsidR="00F17472">
        <w:rPr>
          <w:rFonts w:ascii="Arial" w:hAnsi="Arial" w:cs="Arial"/>
          <w:b/>
          <w:bCs/>
          <w:color w:val="000000"/>
          <w:sz w:val="22"/>
          <w:szCs w:val="22"/>
        </w:rPr>
        <w:t>2</w:t>
      </w:r>
      <w:r w:rsidRPr="002C24E7">
        <w:rPr>
          <w:rFonts w:ascii="Arial" w:hAnsi="Arial" w:cs="Arial"/>
          <w:color w:val="000000"/>
          <w:sz w:val="22"/>
          <w:szCs w:val="22"/>
        </w:rPr>
        <w:t xml:space="preserve">), we created a subset of SNPs for each trait by taking a random SNP from each of 1701 </w:t>
      </w:r>
      <w:r w:rsidR="001B7D6F" w:rsidRPr="002C24E7">
        <w:rPr>
          <w:rFonts w:ascii="Arial" w:hAnsi="Arial" w:cs="Arial"/>
          <w:color w:val="000000"/>
          <w:sz w:val="22"/>
          <w:szCs w:val="22"/>
        </w:rPr>
        <w:t>approximately independent</w:t>
      </w:r>
      <w:r w:rsidRPr="002C24E7">
        <w:rPr>
          <w:rFonts w:ascii="Arial" w:hAnsi="Arial" w:cs="Arial"/>
          <w:color w:val="000000"/>
          <w:sz w:val="22"/>
          <w:szCs w:val="22"/>
        </w:rPr>
        <w:t xml:space="preserve"> LD blocks </w:t>
      </w:r>
      <w:sdt>
        <w:sdtPr>
          <w:rPr>
            <w:rFonts w:ascii="Arial" w:hAnsi="Arial" w:cs="Arial"/>
            <w:color w:val="000000"/>
            <w:sz w:val="20"/>
            <w:szCs w:val="20"/>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DD51E7">
            <w:t>(Berisa &amp; Pickrell, 2016)</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08A5670D" w:rsidR="00F97BCB" w:rsidRDefault="00F97BCB" w:rsidP="00CA64D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For each trait, we repeat this weight-learning step 100 times, sampling the SNPs from the 1701 LD blocks without replacement to fit the mash model and generate mixture proportions. We then take the average proportion for each covariance matrix as an estimate of its weight, effectively treating each of the 100 samples as </w:t>
      </w:r>
      <w:proofErr w:type="spellStart"/>
      <w:r w:rsidRPr="002C24E7">
        <w:rPr>
          <w:rFonts w:ascii="Arial" w:hAnsi="Arial" w:cs="Arial"/>
          <w:color w:val="000000"/>
          <w:sz w:val="22"/>
          <w:szCs w:val="22"/>
        </w:rPr>
        <w:t>iid</w:t>
      </w:r>
      <w:proofErr w:type="spellEnd"/>
      <w:r w:rsidRPr="002C24E7">
        <w:rPr>
          <w:rFonts w:ascii="Arial" w:hAnsi="Arial" w:cs="Arial"/>
          <w:color w:val="000000"/>
          <w:sz w:val="22"/>
          <w:szCs w:val="22"/>
        </w:rPr>
        <w:t xml:space="preserve"> draws.</w:t>
      </w:r>
    </w:p>
    <w:p w14:paraId="5E71C67D" w14:textId="77777777" w:rsidR="00CA64D1" w:rsidRPr="00CA64D1" w:rsidRDefault="00CA64D1" w:rsidP="00CA64D1">
      <w:pPr>
        <w:pStyle w:val="NormalWeb"/>
        <w:spacing w:before="0" w:beforeAutospacing="0" w:after="0" w:afterAutospacing="0" w:line="360" w:lineRule="auto"/>
        <w:jc w:val="both"/>
        <w:rPr>
          <w:rFonts w:ascii="Arial" w:hAnsi="Arial" w:cs="Arial"/>
          <w:sz w:val="22"/>
          <w:szCs w:val="22"/>
        </w:rPr>
      </w:pPr>
    </w:p>
    <w:p w14:paraId="442668DB" w14:textId="5E32DF98" w:rsidR="00F97BCB" w:rsidRPr="00AB5CD1" w:rsidRDefault="00F97BCB" w:rsidP="001A1331">
      <w:pPr>
        <w:pStyle w:val="Heading3"/>
      </w:pPr>
      <w:r w:rsidRPr="00AB5CD1">
        <w:t xml:space="preserve">Choice of SNPs </w:t>
      </w:r>
      <w:r w:rsidR="008F348B">
        <w:t>u</w:t>
      </w:r>
      <w:r w:rsidRPr="00AB5CD1">
        <w:t xml:space="preserve">sed to </w:t>
      </w:r>
      <w:r w:rsidR="008F348B">
        <w:t>e</w:t>
      </w:r>
      <w:r w:rsidRPr="00AB5CD1">
        <w:t xml:space="preserve">stimate </w:t>
      </w:r>
      <w:r w:rsidR="008F348B">
        <w:t>m</w:t>
      </w:r>
      <w:r w:rsidRPr="00AB5CD1">
        <w:t>ale-</w:t>
      </w:r>
      <w:r w:rsidR="008F348B">
        <w:t>f</w:t>
      </w:r>
      <w:r w:rsidRPr="00AB5CD1">
        <w:t xml:space="preserve">emale </w:t>
      </w:r>
      <w:r w:rsidR="008F348B">
        <w:t>e</w:t>
      </w:r>
      <w:r w:rsidRPr="00AB5CD1">
        <w:t xml:space="preserve">ffect </w:t>
      </w:r>
      <w:r w:rsidR="008F348B">
        <w:t>c</w:t>
      </w:r>
      <w:r w:rsidRPr="00AB5CD1">
        <w:t>ovariance </w:t>
      </w:r>
    </w:p>
    <w:p w14:paraId="109160F8" w14:textId="59F087DA"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For each trait, weight placed on the no-effect matrix decreased as we reduced the p-value threshold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Patterns of weights for non-null effect matrices varied across the traits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Since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r w:rsidR="001B7D6F" w:rsidRPr="002C24E7">
        <w:rPr>
          <w:rFonts w:ascii="Arial" w:hAnsi="Arial" w:cs="Arial"/>
          <w:color w:val="000000"/>
          <w:sz w:val="22"/>
          <w:szCs w:val="22"/>
        </w:rPr>
        <w:t>considers</w:t>
      </w:r>
      <w:r w:rsidRPr="002C24E7">
        <w:rPr>
          <w:rFonts w:ascii="Arial" w:hAnsi="Arial" w:cs="Arial"/>
          <w:color w:val="000000"/>
          <w:sz w:val="22"/>
          <w:szCs w:val="22"/>
        </w:rPr>
        <w:t xml:space="preserve"> the proportion of null effects and patterns may be found in less significant SNPs, we decided on using the whole set of SNPs to sample from when estimating mixture proportions.  </w:t>
      </w:r>
    </w:p>
    <w:p w14:paraId="3441C18B" w14:textId="77777777" w:rsidR="00F97BCB" w:rsidRPr="002C24E7" w:rsidRDefault="00F97BCB" w:rsidP="001A1331">
      <w:pPr>
        <w:spacing w:after="0" w:line="360" w:lineRule="auto"/>
        <w:rPr>
          <w:rFonts w:ascii="Arial" w:hAnsi="Arial" w:cs="Arial"/>
          <w:sz w:val="20"/>
          <w:szCs w:val="20"/>
        </w:rPr>
      </w:pPr>
    </w:p>
    <w:p w14:paraId="59AAB4DB" w14:textId="29CAC8F3" w:rsidR="00F97BCB" w:rsidRPr="00736145" w:rsidRDefault="00F97BCB" w:rsidP="001A1331">
      <w:pPr>
        <w:pStyle w:val="Heading2"/>
        <w:spacing w:after="0"/>
      </w:pPr>
      <w:r w:rsidRPr="00736145">
        <w:t xml:space="preserve">Posterior </w:t>
      </w:r>
      <w:r w:rsidR="00C72003">
        <w:t>e</w:t>
      </w:r>
      <w:r w:rsidRPr="00736145">
        <w:t xml:space="preserve">stimates of </w:t>
      </w:r>
      <w:r w:rsidR="00C72003">
        <w:t>s</w:t>
      </w:r>
      <w:r w:rsidRPr="00736145">
        <w:t>ex-</w:t>
      </w:r>
      <w:r w:rsidR="00C72003">
        <w:t>s</w:t>
      </w:r>
      <w:r w:rsidRPr="00736145">
        <w:t xml:space="preserve">pecific </w:t>
      </w:r>
      <w:r w:rsidR="00C72003">
        <w:t>e</w:t>
      </w:r>
      <w:r w:rsidRPr="00736145">
        <w:t xml:space="preserve">ffect </w:t>
      </w:r>
      <w:r w:rsidR="00C72003">
        <w:t>s</w:t>
      </w:r>
      <w:r w:rsidRPr="00736145">
        <w:t>izes</w:t>
      </w:r>
    </w:p>
    <w:p w14:paraId="04E91AB7" w14:textId="10866634"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i/>
          <w:iCs/>
          <w:color w:val="000000"/>
          <w:sz w:val="22"/>
          <w:szCs w:val="22"/>
        </w:rPr>
        <w:t>mash</w:t>
      </w:r>
      <w:r w:rsidRPr="002C24E7">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 variation in effect sizes between males and females. Therefore, using the average of the fitted mixture model over 100 repetitions (REFX </w:t>
      </w:r>
      <w:r w:rsidR="009A7745" w:rsidRPr="008307FD">
        <w:rPr>
          <w:rFonts w:ascii="Arial" w:hAnsi="Arial" w:cs="Arial"/>
          <w:b/>
          <w:bCs/>
          <w:color w:val="000000"/>
          <w:sz w:val="22"/>
          <w:szCs w:val="22"/>
        </w:rPr>
        <w:t xml:space="preserve">Mixture weights for </w:t>
      </w:r>
      <w:r w:rsidR="00FF2D28">
        <w:rPr>
          <w:rFonts w:ascii="Arial" w:hAnsi="Arial" w:cs="Arial"/>
          <w:b/>
          <w:bCs/>
          <w:color w:val="000000"/>
          <w:sz w:val="22"/>
          <w:szCs w:val="22"/>
        </w:rPr>
        <w:t>c</w:t>
      </w:r>
      <w:r w:rsidR="009A7745" w:rsidRPr="008307FD">
        <w:rPr>
          <w:rFonts w:ascii="Arial" w:hAnsi="Arial" w:cs="Arial"/>
          <w:b/>
          <w:bCs/>
          <w:color w:val="000000"/>
          <w:sz w:val="22"/>
          <w:szCs w:val="22"/>
        </w:rPr>
        <w:t xml:space="preserve">ovariance </w:t>
      </w:r>
      <w:r w:rsidR="00FF2D28">
        <w:rPr>
          <w:rFonts w:ascii="Arial" w:hAnsi="Arial" w:cs="Arial"/>
          <w:b/>
          <w:bCs/>
          <w:color w:val="000000"/>
          <w:sz w:val="22"/>
          <w:szCs w:val="22"/>
        </w:rPr>
        <w:t>s</w:t>
      </w:r>
      <w:r w:rsidR="009A7745" w:rsidRPr="008307FD">
        <w:rPr>
          <w:rFonts w:ascii="Arial" w:hAnsi="Arial" w:cs="Arial"/>
          <w:b/>
          <w:bCs/>
          <w:color w:val="000000"/>
          <w:sz w:val="22"/>
          <w:szCs w:val="22"/>
        </w:rPr>
        <w:t xml:space="preserve">tructure between </w:t>
      </w:r>
      <w:r w:rsidR="00FF2D28">
        <w:rPr>
          <w:rFonts w:ascii="Arial" w:hAnsi="Arial" w:cs="Arial"/>
          <w:b/>
          <w:bCs/>
          <w:color w:val="000000"/>
          <w:sz w:val="22"/>
          <w:szCs w:val="22"/>
        </w:rPr>
        <w:t>m</w:t>
      </w:r>
      <w:r w:rsidR="009A7745" w:rsidRPr="008307FD">
        <w:rPr>
          <w:rFonts w:ascii="Arial" w:hAnsi="Arial" w:cs="Arial"/>
          <w:b/>
          <w:bCs/>
          <w:color w:val="000000"/>
          <w:sz w:val="22"/>
          <w:szCs w:val="22"/>
        </w:rPr>
        <w:t xml:space="preserve">ale and </w:t>
      </w:r>
      <w:r w:rsidR="00FF2D28">
        <w:rPr>
          <w:rFonts w:ascii="Arial" w:hAnsi="Arial" w:cs="Arial"/>
          <w:b/>
          <w:bCs/>
          <w:color w:val="000000"/>
          <w:sz w:val="22"/>
          <w:szCs w:val="22"/>
        </w:rPr>
        <w:t>f</w:t>
      </w:r>
      <w:r w:rsidR="009A7745" w:rsidRPr="008307FD">
        <w:rPr>
          <w:rFonts w:ascii="Arial" w:hAnsi="Arial" w:cs="Arial"/>
          <w:b/>
          <w:bCs/>
          <w:color w:val="000000"/>
          <w:sz w:val="22"/>
          <w:szCs w:val="22"/>
        </w:rPr>
        <w:t xml:space="preserve">emale </w:t>
      </w:r>
      <w:r w:rsidR="00FF2D28">
        <w:rPr>
          <w:rFonts w:ascii="Arial" w:hAnsi="Arial" w:cs="Arial"/>
          <w:b/>
          <w:bCs/>
          <w:color w:val="000000"/>
          <w:sz w:val="22"/>
          <w:szCs w:val="22"/>
        </w:rPr>
        <w:t>e</w:t>
      </w:r>
      <w:r w:rsidR="009A7745" w:rsidRPr="008307FD">
        <w:rPr>
          <w:rFonts w:ascii="Arial" w:hAnsi="Arial" w:cs="Arial"/>
          <w:b/>
          <w:bCs/>
          <w:color w:val="000000"/>
          <w:sz w:val="22"/>
          <w:szCs w:val="22"/>
        </w:rPr>
        <w:t>ffects</w:t>
      </w:r>
      <w:r w:rsidRPr="002C24E7">
        <w:rPr>
          <w:rFonts w:ascii="Arial" w:hAnsi="Arial" w:cs="Arial"/>
          <w:color w:val="000000"/>
          <w:sz w:val="22"/>
          <w:szCs w:val="22"/>
        </w:rPr>
        <w:t xml:space="preserve">), we computed posterior estimates for each trait to be used in further analysis (REFX </w:t>
      </w:r>
      <w:r w:rsidR="008B6D8B" w:rsidRPr="002C24E7">
        <w:rPr>
          <w:rFonts w:ascii="Arial" w:hAnsi="Arial" w:cs="Arial"/>
          <w:b/>
          <w:bCs/>
          <w:color w:val="000000"/>
          <w:sz w:val="22"/>
          <w:szCs w:val="22"/>
        </w:rPr>
        <w:t xml:space="preserve">Evaluating the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erformance of </w:t>
      </w:r>
      <w:r w:rsidR="00FF2D28">
        <w:rPr>
          <w:rFonts w:ascii="Arial" w:hAnsi="Arial" w:cs="Arial"/>
          <w:b/>
          <w:bCs/>
          <w:color w:val="000000"/>
          <w:sz w:val="22"/>
          <w:szCs w:val="22"/>
        </w:rPr>
        <w:t>s</w:t>
      </w:r>
      <w:r w:rsidR="008B6D8B" w:rsidRPr="002C24E7">
        <w:rPr>
          <w:rFonts w:ascii="Arial" w:hAnsi="Arial" w:cs="Arial"/>
          <w:b/>
          <w:bCs/>
          <w:color w:val="000000"/>
          <w:sz w:val="22"/>
          <w:szCs w:val="22"/>
        </w:rPr>
        <w:t>ex-</w:t>
      </w:r>
      <w:r w:rsidR="00FF2D28">
        <w:rPr>
          <w:rFonts w:ascii="Arial" w:hAnsi="Arial" w:cs="Arial"/>
          <w:b/>
          <w:bCs/>
          <w:color w:val="000000"/>
          <w:sz w:val="22"/>
          <w:szCs w:val="22"/>
        </w:rPr>
        <w:t>s</w:t>
      </w:r>
      <w:r w:rsidR="008B6D8B" w:rsidRPr="002C24E7">
        <w:rPr>
          <w:rFonts w:ascii="Arial" w:hAnsi="Arial" w:cs="Arial"/>
          <w:b/>
          <w:bCs/>
          <w:color w:val="000000"/>
          <w:sz w:val="22"/>
          <w:szCs w:val="22"/>
        </w:rPr>
        <w:t xml:space="preserve">pecific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olygenic </w:t>
      </w:r>
      <w:r w:rsidR="00FF2D28">
        <w:rPr>
          <w:rFonts w:ascii="Arial" w:hAnsi="Arial" w:cs="Arial"/>
          <w:b/>
          <w:bCs/>
          <w:color w:val="000000"/>
          <w:sz w:val="22"/>
          <w:szCs w:val="22"/>
        </w:rPr>
        <w:t>s</w:t>
      </w:r>
      <w:r w:rsidR="008B6D8B" w:rsidRPr="002C24E7">
        <w:rPr>
          <w:rFonts w:ascii="Arial" w:hAnsi="Arial" w:cs="Arial"/>
          <w:b/>
          <w:bCs/>
          <w:color w:val="000000"/>
          <w:sz w:val="22"/>
          <w:szCs w:val="22"/>
        </w:rPr>
        <w:t>core</w:t>
      </w:r>
      <w:r w:rsidR="00FF2D28">
        <w:rPr>
          <w:rFonts w:ascii="Arial" w:hAnsi="Arial" w:cs="Arial"/>
          <w:b/>
          <w:bCs/>
          <w:color w:val="000000"/>
          <w:sz w:val="22"/>
          <w:szCs w:val="22"/>
        </w:rPr>
        <w:t>s</w:t>
      </w:r>
      <w:r w:rsidRPr="002C24E7">
        <w:rPr>
          <w:rFonts w:ascii="Arial" w:hAnsi="Arial" w:cs="Arial"/>
          <w:color w:val="000000"/>
          <w:sz w:val="22"/>
          <w:szCs w:val="22"/>
        </w:rPr>
        <w:t>). Mash calculates a local false sign rate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to pseudo p-values by ranking the SNPs according to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values, and then ascribing the same-rank pseudo p-value (REFX </w:t>
      </w:r>
      <w:r w:rsidRPr="00B05482">
        <w:rPr>
          <w:rFonts w:ascii="Arial" w:hAnsi="Arial" w:cs="Arial"/>
          <w:b/>
          <w:bCs/>
          <w:color w:val="000000"/>
          <w:sz w:val="22"/>
          <w:szCs w:val="22"/>
        </w:rPr>
        <w:t>Fig. S</w:t>
      </w:r>
      <w:r w:rsidR="00C80151" w:rsidRPr="00B05482">
        <w:rPr>
          <w:rFonts w:ascii="Arial" w:hAnsi="Arial" w:cs="Arial"/>
          <w:b/>
          <w:bCs/>
          <w:color w:val="000000"/>
          <w:sz w:val="22"/>
          <w:szCs w:val="22"/>
        </w:rPr>
        <w:t>5</w:t>
      </w:r>
      <w:r w:rsidRPr="002C24E7">
        <w:rPr>
          <w:rFonts w:ascii="Arial" w:hAnsi="Arial" w:cs="Arial"/>
          <w:color w:val="000000"/>
          <w:sz w:val="22"/>
          <w:szCs w:val="22"/>
        </w:rPr>
        <w:t>).</w:t>
      </w:r>
    </w:p>
    <w:p w14:paraId="7DB29A32" w14:textId="77777777" w:rsidR="00F97BCB" w:rsidRPr="002C24E7" w:rsidRDefault="00F97BCB" w:rsidP="001A1331">
      <w:pPr>
        <w:spacing w:after="0" w:line="360" w:lineRule="auto"/>
        <w:rPr>
          <w:rFonts w:ascii="Arial" w:hAnsi="Arial" w:cs="Arial"/>
          <w:sz w:val="20"/>
          <w:szCs w:val="20"/>
        </w:rPr>
      </w:pPr>
    </w:p>
    <w:p w14:paraId="47D26773" w14:textId="485FCE1B" w:rsidR="00F97BCB" w:rsidRPr="00261FFB" w:rsidRDefault="00F97BCB" w:rsidP="001A1331">
      <w:pPr>
        <w:pStyle w:val="Heading2"/>
        <w:spacing w:after="0"/>
      </w:pPr>
      <w:r w:rsidRPr="00261FFB">
        <w:t xml:space="preserve">Environmental </w:t>
      </w:r>
      <w:r w:rsidR="00A91A45">
        <w:t>v</w:t>
      </w:r>
      <w:r w:rsidRPr="00261FFB">
        <w:t xml:space="preserve">ariance </w:t>
      </w:r>
      <w:r w:rsidR="00A91A45">
        <w:t>s</w:t>
      </w:r>
      <w:r w:rsidRPr="00261FFB">
        <w:t xml:space="preserve">imulation for </w:t>
      </w:r>
      <w:r w:rsidRPr="00261FFB">
        <w:rPr>
          <w:i/>
          <w:iCs/>
        </w:rPr>
        <w:t>mash</w:t>
      </w:r>
    </w:p>
    <w:p w14:paraId="6DD78735" w14:textId="77777777"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ensure that </w:t>
      </w:r>
      <w:r w:rsidRPr="002C24E7">
        <w:rPr>
          <w:rFonts w:ascii="Arial" w:hAnsi="Arial" w:cs="Arial"/>
          <w:i/>
          <w:iCs/>
          <w:color w:val="000000"/>
          <w:sz w:val="22"/>
          <w:szCs w:val="22"/>
        </w:rPr>
        <w:t xml:space="preserve">mash </w:t>
      </w:r>
      <w:r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REFX </w:t>
      </w:r>
      <w:r w:rsidRPr="003639AE">
        <w:rPr>
          <w:rFonts w:ascii="Arial" w:hAnsi="Arial" w:cs="Arial"/>
          <w:b/>
          <w:bCs/>
          <w:color w:val="000000"/>
          <w:sz w:val="22"/>
          <w:szCs w:val="22"/>
        </w:rPr>
        <w:t>Eq. 1</w:t>
      </w:r>
      <w:r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test whether </w:t>
      </w:r>
      <w:r w:rsidRPr="002C24E7">
        <w:rPr>
          <w:rFonts w:ascii="Arial" w:hAnsi="Arial" w:cs="Arial"/>
          <w:i/>
          <w:iCs/>
          <w:color w:val="000000"/>
          <w:sz w:val="22"/>
          <w:szCs w:val="22"/>
        </w:rPr>
        <w:t>mash</w:t>
      </w:r>
      <w:r w:rsidRPr="002C24E7">
        <w:rPr>
          <w:rFonts w:ascii="Arial" w:hAnsi="Arial" w:cs="Arial"/>
          <w:color w:val="000000"/>
          <w:sz w:val="22"/>
          <w:szCs w:val="22"/>
        </w:rPr>
        <w:t xml:space="preserve"> identifies no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in the data. We performed this simulation with various levels of heritability [0.05, 0.5], female to male environmental variance ratio [1, 1.5, 5], and numbers of causal SNPs [100, 1k, 10k]. </w:t>
      </w:r>
    </w:p>
    <w:p w14:paraId="006AF3B2" w14:textId="241DD232"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First, we created a sample of 300k individuals with randomly assigned sex. We then created a matrix of genotypes for all individuals consisting of 20K SNPs by sampling from a binomial distribution of allele frequencies from UK Biobank’s </w:t>
      </w:r>
      <w:proofErr w:type="spellStart"/>
      <w:r w:rsidRPr="002C24E7">
        <w:rPr>
          <w:rFonts w:ascii="Arial" w:hAnsi="Arial" w:cs="Arial"/>
          <w:color w:val="000000"/>
          <w:sz w:val="22"/>
          <w:szCs w:val="22"/>
        </w:rPr>
        <w:t>imputated</w:t>
      </w:r>
      <w:proofErr w:type="spellEnd"/>
      <w:r w:rsidRPr="002C24E7">
        <w:rPr>
          <w:rFonts w:ascii="Arial" w:hAnsi="Arial" w:cs="Arial"/>
          <w:color w:val="000000"/>
          <w:sz w:val="22"/>
          <w:szCs w:val="22"/>
        </w:rPr>
        <w:t xml:space="preserve">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Sudlow</w:t>
          </w:r>
          <w:proofErr w:type="spellEnd"/>
          <w:r w:rsidR="00DD51E7" w:rsidRPr="00DD51E7">
            <w:rPr>
              <w:rFonts w:ascii="Arial" w:hAnsi="Arial" w:cs="Arial"/>
              <w:color w:val="000000"/>
              <w:sz w:val="22"/>
              <w:szCs w:val="22"/>
            </w:rPr>
            <w:t xml:space="preserve">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p w14:paraId="0A1C6445" w14:textId="7E3F53E6" w:rsidR="001B7D6F" w:rsidRDefault="001B7D6F" w:rsidP="001A1331">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6A4E0926" w:rsidR="001B7D6F" w:rsidRPr="008C5635" w:rsidRDefault="001B7D6F" w:rsidP="001A1331">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m:t>
                        </m:r>
                      </m:e>
                    </m:nary>
                  </m:num>
                  <m:den>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den>
                </m:f>
              </m:oMath>
            </m:oMathPara>
          </w:p>
        </w:tc>
        <w:tc>
          <w:tcPr>
            <w:tcW w:w="535" w:type="dxa"/>
          </w:tcPr>
          <w:p w14:paraId="391E30A8" w14:textId="4EC29476" w:rsidR="001B7D6F" w:rsidRPr="008D0E34" w:rsidRDefault="001B7D6F" w:rsidP="001A1331">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5E829E88" w14:textId="77777777" w:rsidR="001B7D6F" w:rsidRPr="002C24E7" w:rsidRDefault="001B7D6F" w:rsidP="001A1331">
      <w:pPr>
        <w:pStyle w:val="NormalWeb"/>
        <w:spacing w:before="0" w:beforeAutospacing="0" w:after="0" w:afterAutospacing="0" w:line="360" w:lineRule="auto"/>
        <w:jc w:val="both"/>
        <w:rPr>
          <w:rFonts w:ascii="Arial" w:hAnsi="Arial" w:cs="Arial"/>
          <w:sz w:val="22"/>
          <w:szCs w:val="22"/>
        </w:rPr>
      </w:pPr>
    </w:p>
    <w:p w14:paraId="64598045" w14:textId="0DF9D88B"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lastRenderedPageBreak/>
        <w:t xml:space="preserve">where </w:t>
      </w:r>
      <m:oMath>
        <m:r>
          <w:rPr>
            <w:rFonts w:ascii="Cambria Math" w:hAnsi="Cambria Math" w:cs="Arial"/>
            <w:color w:val="000000"/>
            <w:sz w:val="22"/>
            <w:szCs w:val="22"/>
          </w:rPr>
          <m:t xml:space="preserve">E,  G,  </m:t>
        </m:r>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r>
          <w:rPr>
            <w:rFonts w:ascii="Cambria Math" w:hAnsi="Cambria Math" w:cs="Arial"/>
            <w:color w:val="000000"/>
            <w:sz w:val="22"/>
            <w:szCs w:val="22"/>
          </w:rPr>
          <m:t>,</m:t>
        </m:r>
      </m:oMath>
      <w:r w:rsidRPr="002C24E7">
        <w:rPr>
          <w:rFonts w:ascii="Arial" w:hAnsi="Arial" w:cs="Arial"/>
          <w:color w:val="000000"/>
          <w:sz w:val="22"/>
          <w:szCs w:val="22"/>
        </w:rPr>
        <w:t xml:space="preserve"> and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represents the simulated environmental effect, genetic effect, effect size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allele frequency at site </w:t>
      </w:r>
      <m:oMath>
        <m:r>
          <w:rPr>
            <w:rFonts w:ascii="Cambria Math" w:hAnsi="Cambria Math" w:cs="Arial"/>
            <w:color w:val="000000"/>
            <w:sz w:val="22"/>
            <w:szCs w:val="22"/>
          </w:rPr>
          <m:t>i</m:t>
        </m:r>
      </m:oMath>
      <w:r w:rsidRPr="002C24E7">
        <w:rPr>
          <w:rFonts w:ascii="Arial" w:hAnsi="Arial" w:cs="Arial"/>
          <w:color w:val="000000"/>
          <w:sz w:val="22"/>
          <w:szCs w:val="22"/>
        </w:rPr>
        <w:t xml:space="preserve">, and heritability, respectively.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2C24E7">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2C24E7">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 according to the sex of the individual. Phenotypes were then simulated using the following,</w:t>
      </w:r>
    </w:p>
    <w:p w14:paraId="6C9A50B6" w14:textId="77777777" w:rsidR="00CA64D1" w:rsidRPr="002C24E7" w:rsidRDefault="00CA64D1" w:rsidP="001A1331">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F2761A">
        <w:tc>
          <w:tcPr>
            <w:tcW w:w="8815" w:type="dxa"/>
          </w:tcPr>
          <w:p w14:paraId="0F488F2D" w14:textId="6E05F5F7" w:rsidR="0004741C" w:rsidRPr="008C5635" w:rsidRDefault="00B45320" w:rsidP="001A1331">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535" w:type="dxa"/>
          </w:tcPr>
          <w:p w14:paraId="6DA972D5" w14:textId="37EB8183" w:rsidR="0004741C" w:rsidRPr="008D0E34" w:rsidRDefault="0004741C" w:rsidP="001A1331">
            <w:pPr>
              <w:spacing w:line="360" w:lineRule="auto"/>
              <w:jc w:val="right"/>
              <w:rPr>
                <w:rFonts w:ascii="Arial" w:hAnsi="Arial" w:cs="Arial"/>
              </w:rPr>
            </w:pPr>
            <w:r w:rsidRPr="008D0E34">
              <w:rPr>
                <w:rFonts w:ascii="Arial" w:hAnsi="Arial" w:cs="Arial"/>
              </w:rPr>
              <w:t>(</w:t>
            </w:r>
            <w:r>
              <w:rPr>
                <w:rFonts w:ascii="Arial" w:hAnsi="Arial" w:cs="Arial"/>
              </w:rPr>
              <w:t>13</w:t>
            </w:r>
            <w:r w:rsidRPr="008D0E34">
              <w:rPr>
                <w:rFonts w:ascii="Arial" w:hAnsi="Arial" w:cs="Arial"/>
              </w:rPr>
              <w:t>)</w:t>
            </w:r>
          </w:p>
        </w:tc>
      </w:tr>
    </w:tbl>
    <w:p w14:paraId="5FE27FAA" w14:textId="77777777" w:rsidR="0004741C" w:rsidRDefault="0004741C" w:rsidP="00CA64D1">
      <w:pPr>
        <w:pStyle w:val="NormalWeb"/>
        <w:spacing w:before="0" w:beforeAutospacing="0" w:after="0" w:afterAutospacing="0" w:line="360" w:lineRule="auto"/>
        <w:rPr>
          <w:rFonts w:ascii="Arial" w:hAnsi="Arial" w:cs="Arial"/>
          <w:color w:val="000000"/>
          <w:sz w:val="22"/>
          <w:szCs w:val="22"/>
        </w:rPr>
      </w:pPr>
    </w:p>
    <w:p w14:paraId="452EEBA3" w14:textId="06156ABC" w:rsidR="00F97BCB" w:rsidRPr="002C24E7" w:rsidRDefault="00F97BCB" w:rsidP="00CA64D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y</m:t>
        </m:r>
      </m:oMath>
      <w:r w:rsidRPr="002C24E7">
        <w:rPr>
          <w:rFonts w:ascii="Arial" w:hAnsi="Arial" w:cs="Arial"/>
          <w:color w:val="000000"/>
          <w:sz w:val="22"/>
          <w:szCs w:val="22"/>
        </w:rPr>
        <w:t xml:space="preserve"> represents the phenotype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2C24E7">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2C24E7">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00E319FD">
        <w:rPr>
          <w:rFonts w:ascii="Arial" w:hAnsi="Arial" w:cs="Arial"/>
          <w:iCs/>
          <w:color w:val="000000"/>
          <w:sz w:val="22"/>
          <w:szCs w:val="22"/>
        </w:rPr>
        <w:t xml:space="preserve"> </w:t>
      </w:r>
      <w:r w:rsidRPr="002C24E7">
        <w:rPr>
          <w:rFonts w:ascii="Arial" w:hAnsi="Arial" w:cs="Arial"/>
          <w:color w:val="000000"/>
          <w:sz w:val="22"/>
          <w:szCs w:val="22"/>
        </w:rPr>
        <w:t xml:space="preserve">individual. With the phenotype, genotype and environmental effect, we obtained the estimated effect size, </w:t>
      </w:r>
      <m:oMath>
        <m:acc>
          <m:accPr>
            <m:ctrlPr>
              <w:rPr>
                <w:rFonts w:ascii="Cambria Math" w:hAnsi="Cambria Math" w:cs="Arial"/>
                <w:i/>
                <w:color w:val="000000"/>
                <w:sz w:val="22"/>
                <w:szCs w:val="22"/>
              </w:rPr>
            </m:ctrlPr>
          </m:accPr>
          <m:e>
            <m:r>
              <w:rPr>
                <w:rFonts w:ascii="Cambria Math" w:hAnsi="Cambria Math" w:cs="Arial"/>
                <w:color w:val="000000"/>
                <w:sz w:val="22"/>
                <w:szCs w:val="22"/>
              </w:rPr>
              <m:t>β</m:t>
            </m:r>
          </m:e>
        </m:acc>
      </m:oMath>
      <w:r w:rsidRPr="002C24E7">
        <w:rPr>
          <w:rFonts w:ascii="Arial" w:hAnsi="Arial" w:cs="Arial"/>
          <w:color w:val="000000"/>
          <w:sz w:val="22"/>
          <w:szCs w:val="22"/>
        </w:rPr>
        <w:t xml:space="preserve">, using linear regression for all 20k SNPs as input into </w:t>
      </w:r>
      <w:r w:rsidRPr="002C24E7">
        <w:rPr>
          <w:rFonts w:ascii="Arial" w:hAnsi="Arial" w:cs="Arial"/>
          <w:i/>
          <w:iCs/>
          <w:color w:val="000000"/>
          <w:sz w:val="22"/>
          <w:szCs w:val="22"/>
        </w:rPr>
        <w:t>mash</w:t>
      </w:r>
      <w:r w:rsidRPr="002C24E7">
        <w:rPr>
          <w:rFonts w:ascii="Arial" w:hAnsi="Arial" w:cs="Arial"/>
          <w:color w:val="000000"/>
          <w:sz w:val="22"/>
          <w:szCs w:val="22"/>
        </w:rPr>
        <w:t>. </w:t>
      </w:r>
    </w:p>
    <w:p w14:paraId="3412A229" w14:textId="1C1F418B"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nearly all parameters, out of the weights on matrices with effect, the majority was on the matrix for perfect correlation, equal magnitude (REFX </w:t>
      </w:r>
      <w:r w:rsidRPr="002C24E7">
        <w:rPr>
          <w:rFonts w:ascii="Arial" w:hAnsi="Arial" w:cs="Arial"/>
          <w:b/>
          <w:bCs/>
          <w:color w:val="000000"/>
          <w:sz w:val="22"/>
          <w:szCs w:val="22"/>
        </w:rPr>
        <w:t>Fig S</w:t>
      </w:r>
      <w:r w:rsidR="00FA04AD">
        <w:rPr>
          <w:rFonts w:ascii="Arial" w:hAnsi="Arial" w:cs="Arial"/>
          <w:b/>
          <w:bCs/>
          <w:color w:val="000000"/>
          <w:sz w:val="22"/>
          <w:szCs w:val="22"/>
        </w:rPr>
        <w:t>6</w:t>
      </w:r>
      <w:r w:rsidRPr="002C24E7">
        <w:rPr>
          <w:rFonts w:ascii="Arial" w:hAnsi="Arial" w:cs="Arial"/>
          <w:color w:val="000000"/>
          <w:sz w:val="22"/>
          <w:szCs w:val="22"/>
        </w:rPr>
        <w:t>). As the number of causal SNPs increased, the weight on the no-effect covariance matrix decreased accordingly. Based on these results, we determined that mash was not capturing differences in environmental variance when estimating mixture proportions.</w:t>
      </w:r>
    </w:p>
    <w:p w14:paraId="49E3BF7C" w14:textId="77777777" w:rsidR="00F97BCB" w:rsidRPr="002C24E7" w:rsidRDefault="00F97BCB" w:rsidP="001A1331">
      <w:pPr>
        <w:spacing w:after="0" w:line="360" w:lineRule="auto"/>
        <w:rPr>
          <w:rFonts w:ascii="Arial" w:hAnsi="Arial" w:cs="Arial"/>
          <w:sz w:val="20"/>
          <w:szCs w:val="20"/>
        </w:rPr>
      </w:pPr>
    </w:p>
    <w:p w14:paraId="4135C18D" w14:textId="26FA0ACC" w:rsidR="00F97BCB" w:rsidRPr="00CA64D1" w:rsidRDefault="00F97BCB" w:rsidP="00CA64D1">
      <w:pPr>
        <w:pStyle w:val="Heading2"/>
      </w:pPr>
      <w:r w:rsidRPr="00CA64D1">
        <w:t xml:space="preserve">Evaluating the </w:t>
      </w:r>
      <w:r w:rsidR="00065AE4" w:rsidRPr="00CA64D1">
        <w:t>p</w:t>
      </w:r>
      <w:r w:rsidRPr="00CA64D1">
        <w:t xml:space="preserve">erformance of </w:t>
      </w:r>
      <w:r w:rsidR="00065AE4" w:rsidRPr="00CA64D1">
        <w:t>s</w:t>
      </w:r>
      <w:r w:rsidRPr="00CA64D1">
        <w:t>ex-</w:t>
      </w:r>
      <w:r w:rsidR="00065AE4" w:rsidRPr="00CA64D1">
        <w:t>sp</w:t>
      </w:r>
      <w:r w:rsidRPr="00CA64D1">
        <w:t xml:space="preserve">ecific </w:t>
      </w:r>
      <w:r w:rsidR="00065AE4" w:rsidRPr="00CA64D1">
        <w:t>p</w:t>
      </w:r>
      <w:r w:rsidRPr="00CA64D1">
        <w:t xml:space="preserve">olygenic </w:t>
      </w:r>
      <w:r w:rsidR="00065AE4" w:rsidRPr="00CA64D1">
        <w:t>s</w:t>
      </w:r>
      <w:r w:rsidRPr="00CA64D1">
        <w:t>cores</w:t>
      </w:r>
    </w:p>
    <w:p w14:paraId="464F1F54" w14:textId="0C6FAD05"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calculated polygenic scores (PGS) for three models to test differences in prediction:</w:t>
      </w:r>
    </w:p>
    <w:p w14:paraId="334D483F" w14:textId="77777777" w:rsidR="00926D87" w:rsidRPr="002C24E7" w:rsidRDefault="00926D87" w:rsidP="001A1331">
      <w:pPr>
        <w:pStyle w:val="NormalWeb"/>
        <w:spacing w:before="0" w:beforeAutospacing="0" w:after="0" w:afterAutospacing="0" w:line="360" w:lineRule="auto"/>
        <w:jc w:val="both"/>
        <w:rPr>
          <w:rFonts w:ascii="Arial" w:hAnsi="Arial" w:cs="Arial"/>
          <w:sz w:val="22"/>
          <w:szCs w:val="22"/>
        </w:rPr>
      </w:pPr>
    </w:p>
    <w:p w14:paraId="6471C2F0" w14:textId="77777777" w:rsidR="00F97BCB" w:rsidRPr="002C24E7"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model based on both-sex GWAS summary statistics </w:t>
      </w:r>
    </w:p>
    <w:p w14:paraId="7B5060D4" w14:textId="77777777" w:rsidR="00F97BCB" w:rsidRPr="002C24E7"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additive model based on sex-specific GWAS summary statistics</w:t>
      </w:r>
    </w:p>
    <w:p w14:paraId="559F9794" w14:textId="43E8BE13" w:rsidR="00F97BCB"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 aware model based on posterior sex-specific effect </w:t>
      </w:r>
      <w:r w:rsidR="00926D87" w:rsidRPr="002C24E7">
        <w:rPr>
          <w:rFonts w:ascii="Arial" w:hAnsi="Arial" w:cs="Arial"/>
          <w:color w:val="000000"/>
          <w:sz w:val="22"/>
          <w:szCs w:val="22"/>
        </w:rPr>
        <w:t>estimates (</w:t>
      </w:r>
      <w:r w:rsidRPr="002C24E7">
        <w:rPr>
          <w:rFonts w:ascii="Arial" w:hAnsi="Arial" w:cs="Arial"/>
          <w:color w:val="000000"/>
          <w:sz w:val="22"/>
          <w:szCs w:val="22"/>
        </w:rPr>
        <w:t xml:space="preserve">REFX Section </w:t>
      </w:r>
      <w:r w:rsidRPr="00D07DAA">
        <w:rPr>
          <w:rFonts w:ascii="Arial" w:hAnsi="Arial" w:cs="Arial"/>
          <w:b/>
          <w:bCs/>
          <w:color w:val="000000"/>
          <w:sz w:val="22"/>
          <w:szCs w:val="22"/>
        </w:rPr>
        <w:t xml:space="preserve">Posterior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stimates of </w:t>
      </w:r>
      <w:r w:rsidR="00D07DAA" w:rsidRPr="00D07DAA">
        <w:rPr>
          <w:rFonts w:ascii="Arial" w:hAnsi="Arial" w:cs="Arial"/>
          <w:b/>
          <w:bCs/>
          <w:color w:val="000000"/>
          <w:sz w:val="22"/>
          <w:szCs w:val="22"/>
        </w:rPr>
        <w:t>s</w:t>
      </w:r>
      <w:r w:rsidRPr="00D07DAA">
        <w:rPr>
          <w:rFonts w:ascii="Arial" w:hAnsi="Arial" w:cs="Arial"/>
          <w:b/>
          <w:bCs/>
          <w:color w:val="000000"/>
          <w:sz w:val="22"/>
          <w:szCs w:val="22"/>
        </w:rPr>
        <w:t>ex-</w:t>
      </w:r>
      <w:r w:rsidR="00D07DAA" w:rsidRPr="00D07DAA">
        <w:rPr>
          <w:rFonts w:ascii="Arial" w:hAnsi="Arial" w:cs="Arial"/>
          <w:b/>
          <w:bCs/>
          <w:color w:val="000000"/>
          <w:sz w:val="22"/>
          <w:szCs w:val="22"/>
        </w:rPr>
        <w:t>s</w:t>
      </w:r>
      <w:r w:rsidRPr="00D07DAA">
        <w:rPr>
          <w:rFonts w:ascii="Arial" w:hAnsi="Arial" w:cs="Arial"/>
          <w:b/>
          <w:bCs/>
          <w:color w:val="000000"/>
          <w:sz w:val="22"/>
          <w:szCs w:val="22"/>
        </w:rPr>
        <w:t xml:space="preserve">pecific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ffect </w:t>
      </w:r>
      <w:r w:rsidR="00D07DAA" w:rsidRPr="00D07DAA">
        <w:rPr>
          <w:rFonts w:ascii="Arial" w:hAnsi="Arial" w:cs="Arial"/>
          <w:b/>
          <w:bCs/>
          <w:color w:val="000000"/>
          <w:sz w:val="22"/>
          <w:szCs w:val="22"/>
        </w:rPr>
        <w:t>s</w:t>
      </w:r>
      <w:r w:rsidRPr="00D07DAA">
        <w:rPr>
          <w:rFonts w:ascii="Arial" w:hAnsi="Arial" w:cs="Arial"/>
          <w:b/>
          <w:bCs/>
          <w:color w:val="000000"/>
          <w:sz w:val="22"/>
          <w:szCs w:val="22"/>
        </w:rPr>
        <w:t>izes</w:t>
      </w:r>
      <w:r w:rsidRPr="00D07DAA">
        <w:rPr>
          <w:rFonts w:ascii="Arial" w:hAnsi="Arial" w:cs="Arial"/>
          <w:color w:val="000000"/>
          <w:sz w:val="22"/>
          <w:szCs w:val="22"/>
        </w:rPr>
        <w:t>) </w:t>
      </w:r>
      <w:r w:rsidRPr="002C24E7">
        <w:rPr>
          <w:rFonts w:ascii="Arial" w:hAnsi="Arial" w:cs="Arial"/>
          <w:color w:val="000000"/>
          <w:sz w:val="22"/>
          <w:szCs w:val="22"/>
        </w:rPr>
        <w:t> </w:t>
      </w:r>
    </w:p>
    <w:p w14:paraId="7047C579" w14:textId="77777777" w:rsidR="00926D87" w:rsidRPr="002C24E7" w:rsidRDefault="00926D87" w:rsidP="001A1331">
      <w:pPr>
        <w:pStyle w:val="NormalWeb"/>
        <w:spacing w:before="0" w:beforeAutospacing="0" w:after="0" w:afterAutospacing="0" w:line="360" w:lineRule="auto"/>
        <w:jc w:val="both"/>
        <w:textAlignment w:val="baseline"/>
        <w:rPr>
          <w:rFonts w:ascii="Arial" w:hAnsi="Arial" w:cs="Arial"/>
          <w:color w:val="000000"/>
          <w:sz w:val="22"/>
          <w:szCs w:val="22"/>
        </w:rPr>
      </w:pPr>
    </w:p>
    <w:p w14:paraId="6686FEA0" w14:textId="45837A2B"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process is illustrated in the following diagram (REFX </w:t>
      </w:r>
      <w:r w:rsidR="00C17182" w:rsidRPr="00BF259C">
        <w:rPr>
          <w:rFonts w:ascii="Arial" w:hAnsi="Arial" w:cs="Arial"/>
          <w:b/>
          <w:bCs/>
          <w:color w:val="000000"/>
          <w:sz w:val="22"/>
          <w:szCs w:val="22"/>
        </w:rPr>
        <w:t>Fig. S8</w:t>
      </w:r>
      <w:r w:rsidRPr="002C24E7">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DefaultPlaceholder_-1854013440"/>
          </w:placeholder>
        </w:sdtPr>
        <w:sdtEndPr/>
        <w:sdtContent>
          <w:r w:rsidR="00DD51E7" w:rsidRPr="00DD51E7">
            <w:rPr>
              <w:rFonts w:ascii="Arial" w:hAnsi="Arial" w:cs="Arial"/>
              <w:color w:val="000000"/>
              <w:sz w:val="22"/>
              <w:szCs w:val="22"/>
            </w:rPr>
            <w:t>(Choi et al., 2020)</w:t>
          </w:r>
        </w:sdtContent>
      </w:sdt>
      <w:r w:rsidRPr="002C24E7">
        <w:rPr>
          <w:rFonts w:ascii="Arial" w:hAnsi="Arial" w:cs="Arial"/>
          <w:color w:val="000000"/>
          <w:sz w:val="22"/>
          <w:szCs w:val="22"/>
        </w:rPr>
        <w:t>.</w:t>
      </w:r>
    </w:p>
    <w:p w14:paraId="63E3359C" w14:textId="77777777"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First, for each phenotype, we split the sample of unrelated White British individuals into a test set of 25k individuals randomly sampled from each sex and a training set with the remaining individuals. Second, we re-ran GWAS on the training set following the same procedure above (REFX </w:t>
      </w:r>
      <w:r w:rsidRPr="007A0EA0">
        <w:rPr>
          <w:rFonts w:ascii="Arial" w:hAnsi="Arial" w:cs="Arial"/>
          <w:b/>
          <w:bCs/>
          <w:color w:val="000000"/>
          <w:sz w:val="22"/>
          <w:szCs w:val="22"/>
        </w:rPr>
        <w:t>GWAS</w:t>
      </w:r>
      <w:r w:rsidRPr="002C24E7">
        <w:rPr>
          <w:rFonts w:ascii="Arial" w:hAnsi="Arial" w:cs="Arial"/>
          <w:color w:val="000000"/>
          <w:sz w:val="22"/>
          <w:szCs w:val="22"/>
        </w:rPr>
        <w:t xml:space="preserve">), generating both-sex, female-specific, and male-specific summary statistics. </w:t>
      </w:r>
      <w:r w:rsidRPr="002C24E7">
        <w:rPr>
          <w:rFonts w:ascii="Arial" w:hAnsi="Arial" w:cs="Arial"/>
          <w:color w:val="000000"/>
          <w:sz w:val="22"/>
          <w:szCs w:val="22"/>
        </w:rPr>
        <w:lastRenderedPageBreak/>
        <w:t xml:space="preserve">Third, to obtain posterior estimates, we input the effect sizes and standard errors from the male-specific and female-specific GWAS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took the average of 100 mixture proportions to fit the </w:t>
      </w:r>
      <w:r w:rsidRPr="002C24E7">
        <w:rPr>
          <w:rFonts w:ascii="Arial" w:hAnsi="Arial" w:cs="Arial"/>
          <w:i/>
          <w:iCs/>
          <w:color w:val="000000"/>
          <w:sz w:val="22"/>
          <w:szCs w:val="22"/>
        </w:rPr>
        <w:t>mash</w:t>
      </w:r>
      <w:r w:rsidRPr="002C24E7">
        <w:rPr>
          <w:rFonts w:ascii="Arial" w:hAnsi="Arial" w:cs="Arial"/>
          <w:color w:val="000000"/>
          <w:sz w:val="22"/>
          <w:szCs w:val="22"/>
        </w:rPr>
        <w:t xml:space="preserve"> model and estimate the posterior mean and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We then sorted SNPs by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and matched it to a sorted list of p-values taken from the same GWAS summary statistics. </w:t>
      </w:r>
    </w:p>
    <w:p w14:paraId="1E8C9AAF" w14:textId="47FD6011"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subsets of SNPs that are relatively independent using</w:t>
      </w:r>
      <w:r w:rsidRPr="002C24E7">
        <w:rPr>
          <w:rFonts w:ascii="Arial" w:hAnsi="Arial" w:cs="Arial"/>
          <w:i/>
          <w:iCs/>
          <w:color w:val="000000"/>
          <w:sz w:val="22"/>
          <w:szCs w:val="22"/>
        </w:rPr>
        <w:t xml:space="preserve"> plink 1.9 beta</w:t>
      </w:r>
      <w:r w:rsidRPr="002C24E7">
        <w:rPr>
          <w:rFonts w:ascii="Arial" w:hAnsi="Arial" w:cs="Arial"/>
          <w:color w:val="000000"/>
          <w:sz w:val="22"/>
          <w:szCs w:val="22"/>
        </w:rPr>
        <w:t xml:space="preserve">’s </w:t>
      </w:r>
      <w:r w:rsidRPr="005A6CF4">
        <w:rPr>
          <w:rFonts w:ascii="Consolas" w:hAnsi="Consolas" w:cs="Arial"/>
          <w:color w:val="000000"/>
          <w:sz w:val="22"/>
          <w:szCs w:val="22"/>
        </w:rPr>
        <w:t xml:space="preserve">--clump </w:t>
      </w:r>
      <w:r w:rsidRPr="002C24E7">
        <w:rPr>
          <w:rFonts w:ascii="Arial" w:hAnsi="Arial" w:cs="Arial"/>
          <w:color w:val="000000"/>
          <w:sz w:val="22"/>
          <w:szCs w:val="22"/>
        </w:rPr>
        <w:t xml:space="preserve">command, removing SNPs with 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2C24E7">
        <w:rPr>
          <w:rFonts w:ascii="Arial" w:hAnsi="Arial" w:cs="Arial"/>
          <w:color w:val="000000"/>
          <w:sz w:val="22"/>
          <w:szCs w:val="22"/>
        </w:rPr>
        <w:t xml:space="preserve"> or within 250kb. For 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DD51E7" w:rsidRPr="00DD51E7">
            <w:rPr>
              <w:rFonts w:ascii="Arial" w:hAnsi="Arial" w:cs="Arial"/>
              <w:color w:val="000000"/>
              <w:sz w:val="22"/>
              <w:szCs w:val="22"/>
            </w:rPr>
            <w:t>(Auton et al., 2015)</w:t>
          </w:r>
        </w:sdtContent>
      </w:sdt>
      <w:r w:rsidR="00F01287">
        <w:rPr>
          <w:rFonts w:ascii="Arial" w:hAnsi="Arial" w:cs="Arial"/>
          <w:color w:val="000000"/>
          <w:sz w:val="22"/>
          <w:szCs w:val="22"/>
        </w:rPr>
        <w:t>.</w:t>
      </w:r>
    </w:p>
    <w:p w14:paraId="1316EC77" w14:textId="2EBB376E" w:rsidR="00F97BCB" w:rsidRPr="00CA490B"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2C24E7">
        <w:rPr>
          <w:rFonts w:ascii="Arial" w:hAnsi="Arial" w:cs="Arial"/>
          <w:i/>
          <w:iCs/>
          <w:color w:val="000000"/>
          <w:sz w:val="22"/>
          <w:szCs w:val="22"/>
        </w:rPr>
        <w:t xml:space="preserve">plink 2.0 alpha’s </w:t>
      </w:r>
      <w:r w:rsidRPr="005A6CF4">
        <w:rPr>
          <w:rFonts w:ascii="Consolas" w:hAnsi="Consolas" w:cs="Arial"/>
          <w:color w:val="000000"/>
          <w:sz w:val="22"/>
          <w:szCs w:val="22"/>
        </w:rPr>
        <w:t>--score</w:t>
      </w:r>
      <w:r w:rsidRPr="002C24E7">
        <w:rPr>
          <w:rFonts w:ascii="Arial" w:hAnsi="Arial" w:cs="Arial"/>
          <w:color w:val="000000"/>
          <w:sz w:val="22"/>
          <w:szCs w:val="22"/>
        </w:rPr>
        <w:t xml:space="preserve"> command along with the </w:t>
      </w:r>
      <w:r w:rsidRPr="005A6CF4">
        <w:rPr>
          <w:rFonts w:ascii="Consolas" w:hAnsi="Consolas" w:cs="Arial"/>
          <w:color w:val="000000"/>
          <w:sz w:val="22"/>
          <w:szCs w:val="22"/>
        </w:rPr>
        <w:t>--q-score-range</w:t>
      </w:r>
      <w:r w:rsidRPr="002C24E7">
        <w:rPr>
          <w:rFonts w:ascii="Arial" w:hAnsi="Arial" w:cs="Arial"/>
          <w:color w:val="000000"/>
          <w:sz w:val="22"/>
          <w:szCs w:val="22"/>
        </w:rPr>
        <w:t xml:space="preserve"> flag to repeat the PGS computation </w:t>
      </w:r>
      <w:r w:rsidRPr="00CA490B">
        <w:rPr>
          <w:rFonts w:ascii="Arial" w:hAnsi="Arial" w:cs="Arial"/>
          <w:color w:val="000000"/>
          <w:sz w:val="22"/>
          <w:szCs w:val="22"/>
        </w:rPr>
        <w:t xml:space="preserve">over a range of p-value thresholds [1, 0.01, 1e-5, 1e-8]. Therefore, a total of 20 PGS runs are performed for each trait over the combination of five models and four p-value thresholds (REFX </w:t>
      </w:r>
      <w:r w:rsidR="000E48F2" w:rsidRPr="00CA490B">
        <w:rPr>
          <w:rFonts w:ascii="Arial" w:hAnsi="Arial" w:cs="Arial"/>
          <w:b/>
          <w:bCs/>
          <w:color w:val="000000"/>
          <w:sz w:val="22"/>
          <w:szCs w:val="22"/>
        </w:rPr>
        <w:t>Fig. S8</w:t>
      </w:r>
      <w:r w:rsidR="00AB543A" w:rsidRPr="00CA490B">
        <w:rPr>
          <w:rFonts w:ascii="Arial" w:hAnsi="Arial" w:cs="Arial"/>
          <w:b/>
          <w:bCs/>
          <w:color w:val="000000"/>
          <w:sz w:val="22"/>
          <w:szCs w:val="22"/>
        </w:rPr>
        <w:t>B</w:t>
      </w:r>
      <w:r w:rsidRPr="00CA490B">
        <w:rPr>
          <w:rFonts w:ascii="Arial" w:hAnsi="Arial" w:cs="Arial"/>
          <w:color w:val="000000"/>
          <w:sz w:val="22"/>
          <w:szCs w:val="22"/>
        </w:rPr>
        <w:t>). </w:t>
      </w:r>
    </w:p>
    <w:p w14:paraId="717A503E" w14:textId="0F5549FA" w:rsidR="00F97BCB" w:rsidRPr="00CA490B" w:rsidRDefault="00F97BCB" w:rsidP="001A1331">
      <w:pPr>
        <w:pStyle w:val="NormalWeb"/>
        <w:spacing w:before="0" w:beforeAutospacing="0" w:after="0" w:afterAutospacing="0" w:line="360" w:lineRule="auto"/>
        <w:jc w:val="both"/>
        <w:rPr>
          <w:rFonts w:ascii="Arial" w:hAnsi="Arial" w:cs="Arial"/>
          <w:sz w:val="22"/>
          <w:szCs w:val="22"/>
        </w:rPr>
      </w:pPr>
      <w:r w:rsidRPr="00CA490B">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CA490B">
        <w:rPr>
          <w:rFonts w:ascii="Arial" w:hAnsi="Arial" w:cs="Arial"/>
          <w:color w:val="000000"/>
          <w:sz w:val="22"/>
          <w:szCs w:val="22"/>
        </w:rPr>
        <w:t>for the following, </w:t>
      </w:r>
    </w:p>
    <w:p w14:paraId="7C655182" w14:textId="0180EA3B" w:rsidR="00F97BCB" w:rsidRPr="00CA490B" w:rsidRDefault="00F97BCB" w:rsidP="001A1331">
      <w:pPr>
        <w:spacing w:after="0"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1A1331">
            <w:pPr>
              <w:spacing w:line="360" w:lineRule="auto"/>
              <w:jc w:val="center"/>
              <w:rPr>
                <w:rFonts w:ascii="Arial" w:eastAsiaTheme="minorEastAsia" w:hAnsi="Arial"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1A1331">
            <w:pPr>
              <w:spacing w:line="360" w:lineRule="auto"/>
              <w:jc w:val="center"/>
              <w:rPr>
                <w:rFonts w:ascii="Arial" w:eastAsiaTheme="minorEastAsia" w:hAnsi="Arial"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1A1331">
            <w:pPr>
              <w:spacing w:line="360" w:lineRule="auto"/>
              <w:jc w:val="center"/>
              <w:rPr>
                <w:rFonts w:ascii="Arial" w:hAnsi="Arial" w:cs="Arial"/>
              </w:rPr>
            </w:pPr>
            <m:oMath>
              <m:r>
                <w:rPr>
                  <w:rFonts w:ascii="Cambria Math" w:hAnsi="Cambria Math" w:cs="Arial"/>
                </w:rPr>
                <m:t>M: male PGS</m:t>
              </m:r>
            </m:oMath>
            <w:r w:rsidRPr="00CA490B">
              <w:rPr>
                <w:rFonts w:ascii="Arial" w:eastAsiaTheme="minorEastAsia" w:hAnsi="Arial" w:cs="Arial"/>
              </w:rPr>
              <w:t xml:space="preserve">     </w:t>
            </w:r>
            <m:oMath>
              <m:r>
                <w:rPr>
                  <w:rFonts w:ascii="Cambria Math" w:eastAsiaTheme="minorEastAsia" w:hAnsi="Cambria Math" w:cs="Arial"/>
                </w:rPr>
                <m:t>F:female PGS</m:t>
              </m:r>
            </m:oMath>
          </w:p>
        </w:tc>
        <w:tc>
          <w:tcPr>
            <w:tcW w:w="535" w:type="dxa"/>
          </w:tcPr>
          <w:p w14:paraId="4514E911" w14:textId="7A236BA7" w:rsidR="0004741C" w:rsidRPr="00CA490B" w:rsidRDefault="0004741C" w:rsidP="001A1331">
            <w:pPr>
              <w:spacing w:line="360" w:lineRule="auto"/>
              <w:jc w:val="right"/>
              <w:rPr>
                <w:rFonts w:ascii="Arial" w:hAnsi="Arial" w:cs="Arial"/>
              </w:rPr>
            </w:pPr>
            <w:r w:rsidRPr="00CA490B">
              <w:rPr>
                <w:rFonts w:ascii="Arial" w:hAnsi="Arial" w:cs="Arial"/>
              </w:rPr>
              <w:t>(14)</w:t>
            </w:r>
          </w:p>
        </w:tc>
      </w:tr>
    </w:tbl>
    <w:p w14:paraId="59D3260D" w14:textId="77777777" w:rsidR="00F97BCB" w:rsidRPr="00CA490B" w:rsidRDefault="00F97BCB" w:rsidP="001A1331">
      <w:pPr>
        <w:spacing w:after="0" w:line="360" w:lineRule="auto"/>
        <w:rPr>
          <w:rFonts w:ascii="Arial" w:hAnsi="Arial" w:cs="Arial"/>
          <w:sz w:val="20"/>
          <w:szCs w:val="20"/>
        </w:rPr>
      </w:pPr>
    </w:p>
    <w:p w14:paraId="69BA88C7" w14:textId="7433EE48"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(REFX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1AC8EDF8" w14:textId="77777777" w:rsidR="008C1F95" w:rsidRPr="008C1F95" w:rsidRDefault="008C1F95" w:rsidP="008C1F95">
      <w:pPr>
        <w:pStyle w:val="NormalWeb"/>
        <w:spacing w:before="0" w:beforeAutospacing="0" w:after="0" w:afterAutospacing="0" w:line="360" w:lineRule="auto"/>
        <w:jc w:val="both"/>
        <w:rPr>
          <w:rFonts w:ascii="Arial" w:hAnsi="Arial" w:cs="Arial"/>
          <w:sz w:val="22"/>
          <w:szCs w:val="22"/>
        </w:rPr>
      </w:pPr>
    </w:p>
    <w:p w14:paraId="341E3208" w14:textId="77777777" w:rsidR="00F97BCB" w:rsidRPr="00CA64D1" w:rsidRDefault="00F97BCB" w:rsidP="00CA64D1">
      <w:pPr>
        <w:pStyle w:val="Heading3"/>
      </w:pPr>
      <w:r w:rsidRPr="00CA64D1">
        <w:t>Cross-Fold Validation</w:t>
      </w:r>
    </w:p>
    <w:p w14:paraId="05721A6D" w14:textId="73C6F4A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five-fold cross validation for our PGS procedure. Each prediction was performed on a different randomly sampled 25k female and 25k male test set, with the remaining used at </w:t>
      </w:r>
      <w:r w:rsidRPr="002C24E7">
        <w:rPr>
          <w:rFonts w:ascii="Arial" w:hAnsi="Arial" w:cs="Arial"/>
          <w:color w:val="000000"/>
          <w:sz w:val="22"/>
          <w:szCs w:val="22"/>
        </w:rPr>
        <w:lastRenderedPageBreak/>
        <w:t xml:space="preserve">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2C24E7">
      <w:pPr>
        <w:spacing w:line="360" w:lineRule="auto"/>
        <w:rPr>
          <w:rFonts w:ascii="Arial" w:hAnsi="Arial" w:cs="Arial"/>
          <w:sz w:val="20"/>
          <w:szCs w:val="20"/>
        </w:rPr>
      </w:pPr>
    </w:p>
    <w:p w14:paraId="2E75312B" w14:textId="77777777" w:rsidR="00F97BCB" w:rsidRPr="00CA64D1" w:rsidRDefault="00F97BCB" w:rsidP="00CA64D1">
      <w:pPr>
        <w:pStyle w:val="Heading2"/>
      </w:pPr>
      <w:r w:rsidRPr="00CA64D1">
        <w:t>Model of Shared Amplification </w:t>
      </w:r>
    </w:p>
    <w:p w14:paraId="60EC18AF" w14:textId="709A9D1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To test the model of shared amplification between environmental and polygenic effects (REFX </w:t>
      </w:r>
      <w:r w:rsidRPr="00182D0B">
        <w:rPr>
          <w:rFonts w:ascii="Arial" w:hAnsi="Arial" w:cs="Arial"/>
          <w:b/>
          <w:bCs/>
          <w:color w:val="000000"/>
          <w:sz w:val="22"/>
          <w:szCs w:val="22"/>
        </w:rPr>
        <w:t xml:space="preserve">Eq. </w:t>
      </w:r>
      <w:r w:rsidR="00361C00" w:rsidRPr="00182D0B">
        <w:rPr>
          <w:rFonts w:ascii="Arial" w:hAnsi="Arial" w:cs="Arial"/>
          <w:b/>
          <w:bCs/>
          <w:color w:val="000000"/>
          <w:sz w:val="22"/>
          <w:szCs w:val="22"/>
        </w:rPr>
        <w:t>1</w:t>
      </w:r>
      <w:r w:rsidR="00452085" w:rsidRPr="00182D0B">
        <w:rPr>
          <w:rFonts w:ascii="Arial" w:hAnsi="Arial" w:cs="Arial"/>
          <w:b/>
          <w:bCs/>
          <w:color w:val="000000"/>
          <w:sz w:val="22"/>
          <w:szCs w:val="22"/>
        </w:rPr>
        <w:t>1</w:t>
      </w:r>
      <w:r w:rsidRPr="002C24E7">
        <w:rPr>
          <w:rFonts w:ascii="Arial" w:hAnsi="Arial" w:cs="Arial"/>
          <w:color w:val="000000"/>
          <w:sz w:val="22"/>
          <w:szCs w:val="22"/>
        </w:rPr>
        <w:t>) we obtained the genetic and environmental variance for males and females based on the following relationships,</w:t>
      </w:r>
    </w:p>
    <w:p w14:paraId="6737AF5D" w14:textId="77777777" w:rsidR="00CA64D1" w:rsidRPr="002C24E7" w:rsidRDefault="00CA64D1"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77777777" w:rsidR="008C1F95" w:rsidRDefault="008C1F95" w:rsidP="007F55B5">
            <w:pPr>
              <w:spacing w:line="360" w:lineRule="auto"/>
              <w:jc w:val="center"/>
              <w:rPr>
                <w:rFonts w:ascii="Arial" w:eastAsiaTheme="minorEastAsia"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 and</w:t>
            </w:r>
          </w:p>
          <w:p w14:paraId="295DFD2A" w14:textId="055806F2" w:rsidR="008C1F95" w:rsidRPr="008C5635" w:rsidRDefault="008C1F95" w:rsidP="007F55B5">
            <w:pPr>
              <w:spacing w:line="360" w:lineRule="auto"/>
              <w:jc w:val="center"/>
              <w:rPr>
                <w:rFonts w:ascii="Arial"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w:t>
            </w:r>
          </w:p>
        </w:tc>
        <w:tc>
          <w:tcPr>
            <w:tcW w:w="535" w:type="dxa"/>
          </w:tcPr>
          <w:p w14:paraId="15C60555" w14:textId="46C9625D"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15</w:t>
            </w:r>
            <w:r w:rsidRPr="008D0E34">
              <w:rPr>
                <w:rFonts w:ascii="Arial" w:hAnsi="Arial" w:cs="Arial"/>
              </w:rPr>
              <w:t>)</w:t>
            </w:r>
          </w:p>
        </w:tc>
      </w:tr>
    </w:tbl>
    <w:p w14:paraId="63EECAAB"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p w14:paraId="690CD683" w14:textId="7DDF73AC" w:rsidR="00F97BCB" w:rsidRPr="002C24E7"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G, E</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refers to the genetic effect, environmental effect, and phenotype value, respectively. Heritability,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was obtained from previous estimates using LD Score Regression (REFX </w:t>
      </w:r>
      <w:r w:rsidR="006316BA">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C8E4724" w14:textId="42518032" w:rsidR="00F97BCB" w:rsidRDefault="00F97BCB" w:rsidP="00DF6ED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p>
    <w:p w14:paraId="270DAF0A"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2761A">
        <w:tc>
          <w:tcPr>
            <w:tcW w:w="8815" w:type="dxa"/>
          </w:tcPr>
          <w:p w14:paraId="214228A0" w14:textId="44571351" w:rsidR="008C1F95" w:rsidRPr="008C5635" w:rsidRDefault="008C1F95"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535" w:type="dxa"/>
          </w:tcPr>
          <w:p w14:paraId="021D3B00" w14:textId="06043D37"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16</w:t>
            </w:r>
            <w:r w:rsidRPr="008D0E34">
              <w:rPr>
                <w:rFonts w:ascii="Arial" w:hAnsi="Arial" w:cs="Arial"/>
              </w:rPr>
              <w:t>)</w:t>
            </w:r>
          </w:p>
        </w:tc>
      </w:tr>
    </w:tbl>
    <w:p w14:paraId="6876665F" w14:textId="77777777" w:rsidR="008C1F95" w:rsidRPr="002C24E7" w:rsidRDefault="008C1F95" w:rsidP="002C24E7">
      <w:pPr>
        <w:pStyle w:val="NormalWeb"/>
        <w:spacing w:before="0" w:beforeAutospacing="0" w:after="0" w:afterAutospacing="0" w:line="360" w:lineRule="auto"/>
        <w:rPr>
          <w:rFonts w:ascii="Arial" w:hAnsi="Arial" w:cs="Arial"/>
          <w:sz w:val="22"/>
          <w:szCs w:val="22"/>
        </w:rPr>
      </w:pPr>
    </w:p>
    <w:p w14:paraId="6AC0EC14" w14:textId="3199EDDB" w:rsidR="00B509E9" w:rsidRDefault="00F97BCB" w:rsidP="003E0DE6">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assuming independence between </w:t>
      </w:r>
      <m:oMath>
        <m:r>
          <w:rPr>
            <w:rFonts w:ascii="Cambria Math" w:hAnsi="Cambria Math" w:cs="Arial"/>
            <w:color w:val="000000"/>
            <w:sz w:val="22"/>
            <w:szCs w:val="22"/>
          </w:rPr>
          <m:t>x</m:t>
        </m:r>
      </m:oMath>
      <w:r w:rsidRPr="002C24E7">
        <w:rPr>
          <w:rFonts w:ascii="Arial" w:hAnsi="Arial" w:cs="Arial"/>
          <w:color w:val="000000"/>
          <w:sz w:val="22"/>
          <w:szCs w:val="22"/>
        </w:rPr>
        <w:t xml:space="preserve"> and </w:t>
      </w:r>
      <m:oMath>
        <m:r>
          <w:rPr>
            <w:rFonts w:ascii="Cambria Math" w:hAnsi="Cambria Math" w:cs="Arial"/>
            <w:color w:val="000000"/>
            <w:sz w:val="22"/>
            <w:szCs w:val="22"/>
          </w:rPr>
          <m:t>y</m:t>
        </m:r>
      </m:oMath>
      <w:r w:rsidRPr="002C24E7">
        <w:rPr>
          <w:rFonts w:ascii="Arial" w:hAnsi="Arial" w:cs="Arial"/>
          <w:color w:val="000000"/>
          <w:sz w:val="22"/>
          <w:szCs w:val="22"/>
        </w:rPr>
        <w:t xml:space="preserve"> since they are estimates of the same statistic.</w:t>
      </w:r>
      <w:r w:rsidR="00E35950">
        <w:rPr>
          <w:rFonts w:ascii="Arial" w:hAnsi="Arial" w:cs="Arial"/>
          <w:sz w:val="22"/>
          <w:szCs w:val="22"/>
        </w:rPr>
        <w:t xml:space="preserve"> </w:t>
      </w:r>
      <w:r w:rsidRPr="002C24E7">
        <w:rPr>
          <w:rFonts w:ascii="Arial" w:hAnsi="Arial" w:cs="Arial"/>
          <w:color w:val="000000"/>
          <w:sz w:val="22"/>
          <w:szCs w:val="22"/>
        </w:rPr>
        <w:t xml:space="preserve">The standard error of the genetic and environmental variance was estimated using the law of total expectation 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p w14:paraId="2B7EC801" w14:textId="77777777" w:rsidR="003E0DE6" w:rsidRPr="003E0DE6" w:rsidRDefault="003E0DE6" w:rsidP="003E0DE6">
      <w:pPr>
        <w:pStyle w:val="NormalWeb"/>
        <w:spacing w:before="0" w:beforeAutospacing="0" w:after="0" w:afterAutospacing="0" w:line="360" w:lineRule="auto"/>
        <w:jc w:val="both"/>
        <w:rPr>
          <w:rFonts w:ascii="Arial" w:hAnsi="Arial" w:cs="Arial"/>
          <w:sz w:val="22"/>
          <w:szCs w:val="22"/>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3E0DE6">
        <w:tc>
          <w:tcPr>
            <w:tcW w:w="8815" w:type="dxa"/>
          </w:tcPr>
          <w:p w14:paraId="285CE9F2" w14:textId="41F9B486" w:rsidR="00B509E9" w:rsidRPr="008C5635" w:rsidRDefault="00B509E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0F87BAE4" w14:textId="4CE783C8" w:rsidR="00B509E9" w:rsidRPr="008D0E34" w:rsidRDefault="00B509E9" w:rsidP="007F55B5">
            <w:pPr>
              <w:spacing w:line="360" w:lineRule="auto"/>
              <w:jc w:val="right"/>
              <w:rPr>
                <w:rFonts w:ascii="Arial" w:hAnsi="Arial" w:cs="Arial"/>
              </w:rPr>
            </w:pPr>
            <w:r w:rsidRPr="008D0E34">
              <w:rPr>
                <w:rFonts w:ascii="Arial" w:hAnsi="Arial" w:cs="Arial"/>
              </w:rPr>
              <w:t>(</w:t>
            </w:r>
            <w:r>
              <w:rPr>
                <w:rFonts w:ascii="Arial" w:hAnsi="Arial" w:cs="Arial"/>
              </w:rPr>
              <w:t>17</w:t>
            </w:r>
            <w:r w:rsidRPr="008D0E34">
              <w:rPr>
                <w:rFonts w:ascii="Arial" w:hAnsi="Arial" w:cs="Arial"/>
              </w:rPr>
              <w:t>)</w:t>
            </w:r>
          </w:p>
        </w:tc>
      </w:tr>
    </w:tbl>
    <w:p w14:paraId="24004471" w14:textId="77777777" w:rsidR="00B509E9" w:rsidRPr="002C24E7" w:rsidRDefault="00B509E9" w:rsidP="002C24E7">
      <w:pPr>
        <w:pStyle w:val="NormalWeb"/>
        <w:spacing w:before="0" w:beforeAutospacing="0" w:after="0" w:afterAutospacing="0" w:line="360" w:lineRule="auto"/>
        <w:rPr>
          <w:rFonts w:ascii="Arial" w:hAnsi="Arial" w:cs="Arial"/>
          <w:sz w:val="22"/>
          <w:szCs w:val="22"/>
        </w:rPr>
      </w:pPr>
    </w:p>
    <w:p w14:paraId="580C5854" w14:textId="1C44564E" w:rsidR="00DB2199"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and using the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 xml:space="preserve"> as approximations for </w:t>
      </w:r>
      <m:oMath>
        <m:r>
          <w:rPr>
            <w:rFonts w:ascii="Cambria Math" w:hAnsi="Cambria Math" w:cs="Arial"/>
            <w:color w:val="000000"/>
            <w:sz w:val="22"/>
            <w:szCs w:val="22"/>
          </w:rPr>
          <m:t>E[a]</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 xml:space="preserve">and </w:t>
      </w:r>
      <m:oMath>
        <m:r>
          <w:rPr>
            <w:rFonts w:ascii="Cambria Math" w:hAnsi="Cambria Math" w:cs="Arial"/>
            <w:color w:val="000000"/>
            <w:sz w:val="22"/>
            <w:szCs w:val="22"/>
          </w:rPr>
          <m:t>E[b]</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respectively,</w:t>
      </w:r>
    </w:p>
    <w:p w14:paraId="5196CBE0" w14:textId="77777777" w:rsidR="003E0DE6" w:rsidRPr="003E0DE6" w:rsidRDefault="003E0DE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F2761A">
        <w:tc>
          <w:tcPr>
            <w:tcW w:w="8815" w:type="dxa"/>
          </w:tcPr>
          <w:p w14:paraId="0563AF68" w14:textId="59C6F420" w:rsidR="00DB2199" w:rsidRPr="008C5635" w:rsidRDefault="00DB219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5C4CDD61" w14:textId="039FCBEF" w:rsidR="00DB2199" w:rsidRPr="008D0E34" w:rsidRDefault="00DB2199" w:rsidP="007F55B5">
            <w:pPr>
              <w:spacing w:line="360" w:lineRule="auto"/>
              <w:jc w:val="right"/>
              <w:rPr>
                <w:rFonts w:ascii="Arial" w:hAnsi="Arial" w:cs="Arial"/>
              </w:rPr>
            </w:pPr>
            <w:r w:rsidRPr="008D0E34">
              <w:rPr>
                <w:rFonts w:ascii="Arial" w:hAnsi="Arial" w:cs="Arial"/>
              </w:rPr>
              <w:t>(</w:t>
            </w:r>
            <w:r>
              <w:rPr>
                <w:rFonts w:ascii="Arial" w:hAnsi="Arial" w:cs="Arial"/>
              </w:rPr>
              <w:t>18</w:t>
            </w:r>
            <w:r w:rsidRPr="008D0E34">
              <w:rPr>
                <w:rFonts w:ascii="Arial" w:hAnsi="Arial" w:cs="Arial"/>
              </w:rPr>
              <w:t>)</w:t>
            </w:r>
          </w:p>
        </w:tc>
      </w:tr>
    </w:tbl>
    <w:p w14:paraId="1FCF662C" w14:textId="77777777" w:rsidR="00DB2199" w:rsidRDefault="00DB2199" w:rsidP="002C24E7">
      <w:pPr>
        <w:pStyle w:val="NormalWeb"/>
        <w:spacing w:before="0" w:beforeAutospacing="0" w:after="0" w:afterAutospacing="0" w:line="360" w:lineRule="auto"/>
        <w:rPr>
          <w:rFonts w:ascii="Arial" w:hAnsi="Arial" w:cs="Arial"/>
          <w:color w:val="000000"/>
          <w:sz w:val="22"/>
          <w:szCs w:val="22"/>
        </w:rPr>
      </w:pPr>
    </w:p>
    <w:p w14:paraId="1C57EA57" w14:textId="6586BDA7" w:rsidR="00AC3903" w:rsidRDefault="00F97BCB" w:rsidP="003E0DE6">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lastRenderedPageBreak/>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for </w:t>
      </w:r>
      <w:r w:rsidR="00BF365C">
        <w:rPr>
          <w:rFonts w:ascii="Arial" w:hAnsi="Arial" w:cs="Arial"/>
          <w:color w:val="000000"/>
          <w:sz w:val="22"/>
          <w:szCs w:val="22"/>
        </w:rPr>
        <w:t xml:space="preserve">estimation of </w:t>
      </w:r>
      <w:r w:rsidRPr="002C24E7">
        <w:rPr>
          <w:rFonts w:ascii="Arial" w:hAnsi="Arial" w:cs="Arial"/>
          <w:color w:val="000000"/>
          <w:sz w:val="22"/>
          <w:szCs w:val="22"/>
        </w:rPr>
        <w:t>genetic variance or</w:t>
      </w:r>
      <w:r w:rsidR="00BF365C">
        <w:rPr>
          <w:rFonts w:ascii="Arial" w:hAnsi="Arial" w:cs="Arial"/>
          <w:color w:val="000000"/>
          <w:sz w:val="22"/>
          <w:szCs w:val="22"/>
        </w:rPr>
        <w:t xml:space="preserve"> </w:t>
      </w:r>
      <m:oMath>
        <m:r>
          <w:rPr>
            <w:rFonts w:ascii="Cambria Math" w:hAnsi="Cambria Math" w:cs="Arial"/>
            <w:color w:val="000000"/>
            <w:sz w:val="22"/>
            <w:szCs w:val="22"/>
          </w:rPr>
          <m:t>(1-</m:t>
        </m:r>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r>
          <w:rPr>
            <w:rFonts w:ascii="Cambria Math" w:hAnsi="Cambria Math" w:cs="Arial"/>
            <w:color w:val="000000"/>
            <w:sz w:val="22"/>
            <w:szCs w:val="22"/>
          </w:rPr>
          <m:t>)</m:t>
        </m:r>
      </m:oMath>
      <w:r w:rsidR="00BF365C" w:rsidRPr="002C24E7">
        <w:rPr>
          <w:rFonts w:ascii="Arial" w:hAnsi="Arial" w:cs="Arial"/>
          <w:color w:val="000000"/>
          <w:sz w:val="22"/>
          <w:szCs w:val="22"/>
        </w:rPr>
        <w:t xml:space="preserve"> </w:t>
      </w:r>
      <w:r w:rsidRPr="002C24E7">
        <w:rPr>
          <w:rFonts w:ascii="Arial" w:hAnsi="Arial" w:cs="Arial"/>
          <w:color w:val="000000"/>
          <w:sz w:val="22"/>
          <w:szCs w:val="22"/>
        </w:rPr>
        <w:t xml:space="preserve">for </w:t>
      </w:r>
      <w:r w:rsidR="00BF365C">
        <w:rPr>
          <w:rFonts w:ascii="Arial" w:hAnsi="Arial" w:cs="Arial"/>
          <w:color w:val="000000"/>
          <w:sz w:val="22"/>
          <w:szCs w:val="22"/>
        </w:rPr>
        <w:t xml:space="preserve">estimation </w:t>
      </w:r>
      <w:r w:rsidR="00A94269" w:rsidRPr="00A94269">
        <w:rPr>
          <w:rFonts w:ascii="Arial" w:hAnsi="Arial" w:cs="Arial"/>
          <w:color w:val="000000"/>
          <w:sz w:val="22"/>
          <w:szCs w:val="22"/>
          <w:vertAlign w:val="subscript"/>
        </w:rPr>
        <w:softHyphen/>
      </w:r>
      <w:r w:rsidR="00BF365C" w:rsidRPr="00A94269">
        <w:rPr>
          <w:rFonts w:ascii="Arial" w:hAnsi="Arial" w:cs="Arial"/>
          <w:color w:val="000000"/>
          <w:sz w:val="22"/>
          <w:szCs w:val="22"/>
          <w:vertAlign w:val="subscript"/>
        </w:rPr>
        <w:t>of</w:t>
      </w:r>
      <w:r w:rsidR="00BF365C">
        <w:rPr>
          <w:rFonts w:ascii="Arial" w:hAnsi="Arial" w:cs="Arial"/>
          <w:color w:val="000000"/>
          <w:sz w:val="22"/>
          <w:szCs w:val="22"/>
        </w:rPr>
        <w:t xml:space="preserve"> </w:t>
      </w:r>
      <w:r w:rsidRPr="002C24E7">
        <w:rPr>
          <w:rFonts w:ascii="Arial" w:hAnsi="Arial" w:cs="Arial"/>
          <w:color w:val="000000"/>
          <w:sz w:val="22"/>
          <w:szCs w:val="22"/>
        </w:rPr>
        <w:t>environmental variance. Lastly, to obtain the standard error of the phenotypic variance, we used bootstrapping with 100 repeated samples (with replacement) of the phenotypic variance,</w:t>
      </w:r>
    </w:p>
    <w:p w14:paraId="3ACCE6FA" w14:textId="77777777" w:rsidR="003E0DE6" w:rsidRPr="003E0DE6" w:rsidRDefault="003E0DE6" w:rsidP="00CA64D1">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2761A">
        <w:tc>
          <w:tcPr>
            <w:tcW w:w="8815" w:type="dxa"/>
          </w:tcPr>
          <w:p w14:paraId="5A32D35C" w14:textId="2B957F9D" w:rsidR="00AC3903" w:rsidRPr="008C5635" w:rsidRDefault="00B5176D"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Var</m:t>
                                    </m:r>
                                    <m:sSub>
                                      <m:sSubPr>
                                        <m:ctrlPr>
                                          <w:rPr>
                                            <w:rFonts w:ascii="Cambria Math" w:hAnsi="Cambria Math" w:cs="Arial"/>
                                            <w:i/>
                                          </w:rPr>
                                        </m:ctrlPr>
                                      </m:sSubPr>
                                      <m:e>
                                        <m:d>
                                          <m:dPr>
                                            <m:begChr m:val="["/>
                                            <m:endChr m:val="]"/>
                                            <m:ctrlPr>
                                              <w:rPr>
                                                <w:rFonts w:ascii="Cambria Math" w:hAnsi="Cambria Math" w:cs="Arial"/>
                                                <w:i/>
                                              </w:rPr>
                                            </m:ctrlPr>
                                          </m:dPr>
                                          <m:e>
                                            <m:r>
                                              <w:rPr>
                                                <w:rFonts w:ascii="Cambria Math" w:hAnsi="Cambria Math" w:cs="Arial"/>
                                              </w:rPr>
                                              <m:t>Y</m:t>
                                            </m:r>
                                          </m:e>
                                        </m:d>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Var</m:t>
                                        </m:r>
                                        <m:d>
                                          <m:dPr>
                                            <m:begChr m:val="["/>
                                            <m:endChr m:val="]"/>
                                            <m:ctrlPr>
                                              <w:rPr>
                                                <w:rFonts w:ascii="Cambria Math" w:hAnsi="Cambria Math" w:cs="Arial"/>
                                                <w:i/>
                                              </w:rPr>
                                            </m:ctrlPr>
                                          </m:dPr>
                                          <m:e>
                                            <m:r>
                                              <w:rPr>
                                                <w:rFonts w:ascii="Cambria Math" w:hAnsi="Cambria Math" w:cs="Arial"/>
                                              </w:rPr>
                                              <m:t>Y</m:t>
                                            </m:r>
                                          </m:e>
                                        </m:d>
                                      </m:e>
                                    </m:acc>
                                  </m:e>
                                </m:d>
                              </m:e>
                              <m:sup>
                                <m:r>
                                  <w:rPr>
                                    <w:rFonts w:ascii="Cambria Math" w:hAnsi="Cambria Math" w:cs="Arial"/>
                                  </w:rPr>
                                  <m:t>2</m:t>
                                </m:r>
                              </m:sup>
                            </m:sSup>
                          </m:e>
                        </m:nary>
                      </m:num>
                      <m:den>
                        <m:r>
                          <w:rPr>
                            <w:rFonts w:ascii="Cambria Math" w:hAnsi="Cambria Math" w:cs="Arial"/>
                          </w:rPr>
                          <m:t>100-1</m:t>
                        </m:r>
                      </m:den>
                    </m:f>
                  </m:e>
                </m:rad>
              </m:oMath>
            </m:oMathPara>
          </w:p>
        </w:tc>
        <w:tc>
          <w:tcPr>
            <w:tcW w:w="535" w:type="dxa"/>
          </w:tcPr>
          <w:p w14:paraId="6AE35772" w14:textId="05C188FA" w:rsidR="00AC3903" w:rsidRPr="008D0E34" w:rsidRDefault="00AC3903" w:rsidP="007F55B5">
            <w:pPr>
              <w:spacing w:line="360" w:lineRule="auto"/>
              <w:jc w:val="right"/>
              <w:rPr>
                <w:rFonts w:ascii="Arial" w:hAnsi="Arial" w:cs="Arial"/>
              </w:rPr>
            </w:pPr>
            <w:r w:rsidRPr="008D0E34">
              <w:rPr>
                <w:rFonts w:ascii="Arial" w:hAnsi="Arial" w:cs="Arial"/>
              </w:rPr>
              <w:t>(</w:t>
            </w:r>
            <w:r>
              <w:rPr>
                <w:rFonts w:ascii="Arial" w:hAnsi="Arial" w:cs="Arial"/>
              </w:rPr>
              <w:t>19</w:t>
            </w:r>
            <w:r w:rsidRPr="008D0E34">
              <w:rPr>
                <w:rFonts w:ascii="Arial" w:hAnsi="Arial" w:cs="Arial"/>
              </w:rPr>
              <w:t>)</w:t>
            </w:r>
          </w:p>
        </w:tc>
      </w:tr>
    </w:tbl>
    <w:p w14:paraId="79F5E811" w14:textId="75764983" w:rsidR="00F97BCB" w:rsidRDefault="00F97BCB" w:rsidP="00CA64D1">
      <w:pPr>
        <w:spacing w:after="0" w:line="360" w:lineRule="auto"/>
        <w:rPr>
          <w:rFonts w:ascii="Arial" w:hAnsi="Arial" w:cs="Arial"/>
          <w:sz w:val="20"/>
          <w:szCs w:val="20"/>
        </w:rPr>
      </w:pPr>
    </w:p>
    <w:p w14:paraId="530A03D3" w14:textId="692ADB0C" w:rsidR="00C503CD" w:rsidRPr="00CA64D1" w:rsidRDefault="00C503CD" w:rsidP="00CA64D1">
      <w:pPr>
        <w:pStyle w:val="Heading2"/>
      </w:pPr>
      <w:r w:rsidRPr="00CA64D1">
        <w:t>Sexually Antagonistic Selection</w:t>
      </w:r>
    </w:p>
    <w:p w14:paraId="1918AF7B" w14:textId="15E1C87C" w:rsidR="00530798" w:rsidRPr="00185424" w:rsidRDefault="00530798" w:rsidP="00185424">
      <w:pPr>
        <w:pStyle w:val="Heading3"/>
      </w:pPr>
      <w:r w:rsidRPr="00185424">
        <w:t xml:space="preserve">The relationship between male-female allele frequency divergence at adulthood and </w:t>
      </w:r>
      <w:proofErr w:type="spellStart"/>
      <w:r w:rsidRPr="00185424">
        <w:t>GxSex</w:t>
      </w:r>
      <w:proofErr w:type="spellEnd"/>
    </w:p>
    <w:p w14:paraId="7F43395F" w14:textId="155C81B4" w:rsidR="00C51AD9" w:rsidRPr="009C2A31" w:rsidRDefault="00530798" w:rsidP="009C2A31">
      <w:pPr>
        <w:spacing w:after="0" w:line="360" w:lineRule="auto"/>
        <w:rPr>
          <w:rFonts w:ascii="Arial" w:hAnsi="Arial" w:cs="Arial"/>
          <w:lang w:bidi="he-IL"/>
        </w:rPr>
      </w:pPr>
      <w:r w:rsidRPr="009C2A31">
        <w:rPr>
          <w:rFonts w:ascii="Arial" w:hAnsi="Arial"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Pr="009C2A31">
        <w:rPr>
          <w:rFonts w:ascii="Arial" w:hAnsi="Arial"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Pr="009C2A31">
        <w:rPr>
          <w:rFonts w:ascii="Arial" w:hAnsi="Arial" w:cs="Arial"/>
          <w:lang w:bidi="he-IL"/>
        </w:rPr>
        <w:t xml:space="preserve">) and divergence in allele frequencies. Our model resembles that of Cheng and </w:t>
      </w:r>
      <w:r w:rsidRPr="00262381">
        <w:rPr>
          <w:rFonts w:ascii="Arial" w:hAnsi="Arial" w:cs="Arial"/>
          <w:lang w:bidi="he-IL"/>
        </w:rPr>
        <w:t>Kirkpatrick</w:t>
      </w:r>
      <w:r w:rsidR="00E67A67" w:rsidRPr="00262381">
        <w:rPr>
          <w:rFonts w:ascii="Arial" w:hAnsi="Arial" w:cs="Arial"/>
          <w:lang w:bidi="he-IL"/>
        </w:rPr>
        <w:t xml:space="preserve"> </w:t>
      </w:r>
      <w:sdt>
        <w:sdtPr>
          <w:rPr>
            <w:rFonts w:ascii="Arial" w:hAnsi="Arial"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DD51E7">
            <w:rPr>
              <w:rFonts w:eastAsia="Times New Roman"/>
            </w:rPr>
            <w:t>(Cheng &amp; Kirkpatrick, 2016)</w:t>
          </w:r>
        </w:sdtContent>
      </w:sdt>
      <w:r w:rsidRPr="00262381">
        <w:rPr>
          <w:rFonts w:ascii="Arial" w:hAnsi="Arial" w:cs="Arial"/>
          <w:lang w:bidi="he-IL"/>
        </w:rPr>
        <w:t xml:space="preserve"> who</w:t>
      </w:r>
      <w:r w:rsidRPr="009C2A31">
        <w:rPr>
          <w:rFonts w:ascii="Arial" w:hAnsi="Arial"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Pr="009C2A31">
        <w:rPr>
          <w:rFonts w:ascii="Arial" w:hAnsi="Arial"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Pr="009C2A31">
        <w:rPr>
          <w:rFonts w:ascii="Arial" w:hAnsi="Arial" w:cs="Arial"/>
          <w:lang w:bidi="he-IL"/>
        </w:rPr>
        <w:t>, are at equilibrium. Under these conditions, we derive the relationship</w:t>
      </w:r>
      <w:r w:rsidR="00DB2B57">
        <w:rPr>
          <w:rFonts w:ascii="Arial" w:hAnsi="Arial" w:cs="Arial"/>
          <w:lang w:bidi="he-IL"/>
        </w:rPr>
        <w:t xml:space="preserve">  </w:t>
      </w:r>
    </w:p>
    <w:p w14:paraId="3FFF68B2" w14:textId="77777777" w:rsidR="00C51AD9" w:rsidRPr="009C2A31" w:rsidRDefault="00C51AD9" w:rsidP="009C2A31">
      <w:pPr>
        <w:spacing w:after="0" w:line="360" w:lineRule="auto"/>
        <w:rPr>
          <w:rFonts w:ascii="Arial" w:hAnsi="Arial" w:cs="Arial"/>
          <w:lang w:bidi="he-IL"/>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48505F2C" w:rsidR="00ED1AF0" w:rsidRPr="009C2A31" w:rsidRDefault="00B45320" w:rsidP="009C2A31">
            <w:pPr>
              <w:spacing w:line="360" w:lineRule="auto"/>
              <w:rPr>
                <w:rFonts w:ascii="Arial" w:hAnsi="Arial"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ins w:id="176" w:author="Harpak, Arbel" w:date="2022-03-31T14:55:00Z">
                        <w:rPr>
                          <w:rFonts w:ascii="Cambria Math" w:eastAsiaTheme="minorEastAsia" w:hAnsi="Cambria Math" w:cs="Arial"/>
                          <w:i/>
                          <w:color w:val="000000"/>
                          <w:lang w:bidi="he-IL"/>
                        </w:rPr>
                      </w:ins>
                    </m:ctrlPr>
                  </m:sSubPr>
                  <m:e>
                    <m:r>
                      <w:ins w:id="177" w:author="Harpak, Arbel" w:date="2022-03-31T14:55:00Z">
                        <w:rPr>
                          <w:rFonts w:ascii="Cambria Math" w:eastAsiaTheme="minorEastAsia" w:hAnsi="Cambria Math" w:cs="Arial"/>
                          <w:color w:val="000000"/>
                          <w:lang w:bidi="he-IL"/>
                        </w:rPr>
                        <m:t>V</m:t>
                      </w:ins>
                    </m:r>
                  </m:e>
                  <m:sub>
                    <m:r>
                      <w:ins w:id="178" w:author="Harpak, Arbel" w:date="2022-03-31T14:55:00Z">
                        <w:rPr>
                          <w:rFonts w:ascii="Cambria Math" w:eastAsiaTheme="minorEastAsia" w:hAnsi="Cambria Math" w:cs="Arial"/>
                          <w:color w:val="000000"/>
                          <w:lang w:bidi="he-IL"/>
                        </w:rPr>
                        <m:t>GxSex</m:t>
                      </w:ins>
                    </m:r>
                  </m:sub>
                </m:sSub>
                <m:sSub>
                  <m:sSubPr>
                    <m:ctrlPr>
                      <w:del w:id="179" w:author="Harpak, Arbel" w:date="2022-03-31T14:55:00Z">
                        <w:rPr>
                          <w:rFonts w:ascii="Cambria Math" w:hAnsi="Cambria Math" w:cs="Arial"/>
                          <w:i/>
                          <w:lang w:bidi="he-IL"/>
                        </w:rPr>
                      </w:del>
                    </m:ctrlPr>
                  </m:sSubPr>
                  <m:e>
                    <m:r>
                      <w:del w:id="180" w:author="Harpak, Arbel" w:date="2022-03-31T14:55:00Z">
                        <w:rPr>
                          <w:rFonts w:ascii="Cambria Math" w:hAnsi="Cambria Math" w:cs="Arial"/>
                          <w:lang w:bidi="he-IL"/>
                        </w:rPr>
                        <m:t>V</m:t>
                      </w:del>
                    </m:r>
                  </m:e>
                  <m:sub>
                    <m:r>
                      <w:del w:id="181" w:author="Harpak, Arbel" w:date="2022-03-31T14:55:00Z">
                        <w:rPr>
                          <w:rFonts w:ascii="Cambria Math" w:hAnsi="Cambria Math" w:cs="Arial"/>
                          <w:lang w:bidi="he-IL"/>
                        </w:rPr>
                        <m:t>GxS</m:t>
                      </w:del>
                    </m:r>
                  </m:sub>
                </m:sSub>
                <m:r>
                  <w:rPr>
                    <w:rFonts w:ascii="Cambria Math" w:hAnsi="Cambria Math" w:cs="Arial"/>
                    <w:lang w:bidi="he-IL"/>
                  </w:rPr>
                  <m:t>,</m:t>
                </m:r>
              </m:oMath>
            </m:oMathPara>
          </w:p>
        </w:tc>
        <w:tc>
          <w:tcPr>
            <w:tcW w:w="608" w:type="dxa"/>
          </w:tcPr>
          <w:p w14:paraId="02CF8CD0" w14:textId="3409DC68" w:rsidR="00ED1AF0" w:rsidRPr="009C2A31" w:rsidRDefault="00ED1AF0" w:rsidP="009C2A31">
            <w:pPr>
              <w:spacing w:line="360" w:lineRule="auto"/>
              <w:rPr>
                <w:rFonts w:ascii="Arial" w:hAnsi="Arial" w:cs="Arial"/>
              </w:rPr>
            </w:pPr>
          </w:p>
        </w:tc>
      </w:tr>
    </w:tbl>
    <w:p w14:paraId="49D201B6" w14:textId="77777777" w:rsidR="00B711AA" w:rsidRPr="009C2A31" w:rsidRDefault="00B711AA" w:rsidP="009C2A31">
      <w:pPr>
        <w:spacing w:after="0" w:line="360" w:lineRule="auto"/>
        <w:rPr>
          <w:rFonts w:ascii="Arial" w:hAnsi="Arial" w:cs="Arial"/>
          <w:lang w:bidi="he-IL"/>
        </w:rPr>
      </w:pPr>
    </w:p>
    <w:p w14:paraId="78BD3516" w14:textId="5A043BC1" w:rsidR="001D2C2C" w:rsidRPr="009C2A31" w:rsidRDefault="00530798" w:rsidP="009C2A31">
      <w:pPr>
        <w:spacing w:after="0" w:line="360" w:lineRule="auto"/>
        <w:rPr>
          <w:rFonts w:ascii="Arial" w:hAnsi="Arial" w:cs="Arial"/>
          <w:lang w:bidi="he-IL"/>
        </w:rPr>
      </w:pPr>
      <w:r w:rsidRPr="009C2A31">
        <w:rPr>
          <w:rFonts w:ascii="Arial" w:hAnsi="Arial"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ascii="Arial" w:hAnsi="Arial" w:cs="Arial"/>
          <w:lang w:bidi="he-IL"/>
        </w:rPr>
        <w:t xml:space="preserve"> </w:t>
      </w:r>
      <w:sdt>
        <w:sdtPr>
          <w:rPr>
            <w:rFonts w:ascii="Arial" w:hAnsi="Arial"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DD51E7" w:rsidRPr="00DD51E7">
            <w:rPr>
              <w:rFonts w:ascii="Arial" w:hAnsi="Arial" w:cs="Arial"/>
              <w:color w:val="000000"/>
              <w:lang w:bidi="he-IL"/>
            </w:rPr>
            <w:t>(Wright, 1951)</w:t>
          </w:r>
        </w:sdtContent>
      </w:sdt>
      <w:r w:rsidR="00262381">
        <w:rPr>
          <w:rFonts w:ascii="Arial" w:hAnsi="Arial" w:cs="Arial"/>
          <w:lang w:bidi="he-IL"/>
        </w:rPr>
        <w:t xml:space="preserve"> </w:t>
      </w:r>
      <w:r w:rsidRPr="009C2A31">
        <w:rPr>
          <w:rFonts w:ascii="Arial" w:hAnsi="Arial" w:cs="Arial"/>
          <w:lang w:bidi="he-IL"/>
        </w:rPr>
        <w:t xml:space="preserve">is the fixation index with respect to the male and female subpopulations, i.e. the proportion of heterozygosity in the population that is due to allelic divergence between the sexes; and is the contribution to phenotypic variance due to </w:t>
      </w:r>
      <w:proofErr w:type="spellStart"/>
      <w:r w:rsidRPr="009C2A31">
        <w:rPr>
          <w:rFonts w:ascii="Arial" w:hAnsi="Arial" w:cs="Arial"/>
          <w:lang w:bidi="he-IL"/>
        </w:rPr>
        <w:t>GxSex</w:t>
      </w:r>
      <w:proofErr w:type="spellEnd"/>
      <w:r w:rsidRPr="009C2A31">
        <w:rPr>
          <w:rFonts w:ascii="Arial" w:hAnsi="Arial" w:cs="Arial"/>
          <w:lang w:bidi="he-IL"/>
        </w:rPr>
        <w:t>,</w:t>
      </w:r>
    </w:p>
    <w:p w14:paraId="1B03AF2C" w14:textId="77777777" w:rsidR="00C51AD9" w:rsidRPr="009C2A31" w:rsidRDefault="00C51AD9" w:rsidP="009C2A31">
      <w:pPr>
        <w:spacing w:after="0" w:line="360" w:lineRule="auto"/>
        <w:rPr>
          <w:rFonts w:ascii="Arial" w:hAnsi="Arial" w:cs="Arial"/>
          <w:lang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34DDED3F" w:rsidR="00ED1AF0" w:rsidRPr="009C2A31" w:rsidRDefault="00B45320" w:rsidP="009C2A31">
            <w:pPr>
              <w:spacing w:line="360" w:lineRule="auto"/>
              <w:rPr>
                <w:rFonts w:ascii="Arial" w:hAnsi="Arial"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69B7B520" w:rsidR="00ED1AF0" w:rsidRPr="009C2A31" w:rsidRDefault="00ED1AF0" w:rsidP="009C2A31">
            <w:pPr>
              <w:spacing w:line="360" w:lineRule="auto"/>
              <w:rPr>
                <w:rFonts w:ascii="Arial" w:hAnsi="Arial" w:cs="Arial"/>
              </w:rPr>
            </w:pPr>
            <w:r w:rsidRPr="009C2A31">
              <w:rPr>
                <w:rFonts w:ascii="Arial" w:hAnsi="Arial" w:cs="Arial"/>
              </w:rPr>
              <w:t>(</w:t>
            </w:r>
            <w:r w:rsidR="00AF15E8">
              <w:rPr>
                <w:rFonts w:ascii="Arial" w:hAnsi="Arial" w:cs="Arial"/>
              </w:rPr>
              <w:t>20</w:t>
            </w:r>
            <w:r w:rsidRPr="009C2A31">
              <w:rPr>
                <w:rFonts w:ascii="Arial" w:hAnsi="Arial" w:cs="Arial"/>
              </w:rPr>
              <w:t>)</w:t>
            </w:r>
          </w:p>
        </w:tc>
      </w:tr>
    </w:tbl>
    <w:p w14:paraId="754B3757" w14:textId="77777777" w:rsidR="001D2C2C" w:rsidRPr="009C2A31" w:rsidRDefault="001D2C2C" w:rsidP="009C2A31">
      <w:pPr>
        <w:spacing w:after="0" w:line="360" w:lineRule="auto"/>
        <w:rPr>
          <w:rFonts w:ascii="Arial" w:hAnsi="Arial" w:cs="Arial"/>
          <w:lang w:bidi="he-IL"/>
        </w:rPr>
      </w:pPr>
    </w:p>
    <w:p w14:paraId="4695F38E" w14:textId="0D148DA5" w:rsidR="00530798" w:rsidRPr="009C2A31" w:rsidRDefault="00530798" w:rsidP="009C2A31">
      <w:pPr>
        <w:spacing w:after="0" w:line="360" w:lineRule="auto"/>
        <w:rPr>
          <w:rFonts w:ascii="Arial" w:hAnsi="Arial" w:cs="Arial"/>
          <w:lang w:bidi="he-IL"/>
        </w:rPr>
      </w:pPr>
      <w:r w:rsidRPr="009C2A31">
        <w:rPr>
          <w:rFonts w:ascii="Arial" w:hAnsi="Arial" w:cs="Arial"/>
          <w:lang w:bidi="he-IL"/>
        </w:rPr>
        <w:t xml:space="preserve">where </w:t>
      </w:r>
      <m:oMath>
        <m:r>
          <w:rPr>
            <w:rFonts w:ascii="Cambria Math" w:hAnsi="Cambria Math" w:cs="Arial"/>
            <w:lang w:bidi="he-IL"/>
          </w:rPr>
          <m:t>p</m:t>
        </m:r>
      </m:oMath>
      <w:r w:rsidRPr="009C2A31">
        <w:rPr>
          <w:rFonts w:ascii="Arial" w:hAnsi="Arial" w:cs="Arial"/>
          <w:lang w:bidi="he-IL"/>
        </w:rPr>
        <w:t xml:space="preserve"> is the mean allele frequency at adulthood. </w:t>
      </w:r>
      <m:oMath>
        <m:r>
          <w:rPr>
            <w:rFonts w:ascii="Cambria Math" w:hAnsi="Cambria Math" w:cs="Arial"/>
            <w:lang w:bidi="he-IL"/>
          </w:rPr>
          <m:t>A</m:t>
        </m:r>
      </m:oMath>
      <w:ins w:id="182" w:author="Harpak, Arbel" w:date="2022-04-01T11:51:00Z">
        <w:r w:rsidR="00E10CBA">
          <w:rPr>
            <w:rFonts w:ascii="Arial" w:eastAsiaTheme="minorEastAsia" w:hAnsi="Arial" w:cs="Arial"/>
            <w:lang w:bidi="he-IL"/>
          </w:rPr>
          <w:t xml:space="preserve"> is parameter that</w:t>
        </w:r>
      </w:ins>
      <w:ins w:id="183" w:author="Harpak, Arbel" w:date="2022-04-01T11:50:00Z">
        <w:r w:rsidR="00E10CBA">
          <w:rPr>
            <w:rFonts w:ascii="Arial" w:eastAsiaTheme="minorEastAsia" w:hAnsi="Arial" w:cs="Arial"/>
            <w:lang w:bidi="he-IL"/>
          </w:rPr>
          <w:t xml:space="preserve">, importantly, </w:t>
        </w:r>
      </w:ins>
      <w:ins w:id="184" w:author="Harpak, Arbel" w:date="2022-04-01T11:51:00Z">
        <w:r w:rsidR="00E10CBA">
          <w:rPr>
            <w:rFonts w:ascii="Arial" w:eastAsiaTheme="minorEastAsia" w:hAnsi="Arial" w:cs="Arial"/>
            <w:lang w:bidi="he-IL"/>
          </w:rPr>
          <w:t xml:space="preserve">is </w:t>
        </w:r>
      </w:ins>
      <w:ins w:id="185" w:author="Harpak, Arbel" w:date="2022-04-01T11:50:00Z">
        <w:r w:rsidR="00E10CBA">
          <w:rPr>
            <w:rFonts w:ascii="Arial" w:eastAsiaTheme="minorEastAsia" w:hAnsi="Arial" w:cs="Arial"/>
            <w:lang w:bidi="he-IL"/>
          </w:rPr>
          <w:t>shared across all variants affecting the trait and</w:t>
        </w:r>
      </w:ins>
      <w:del w:id="186" w:author="Harpak, Arbel" w:date="2022-04-01T11:50:00Z">
        <w:r w:rsidRPr="009C2A31" w:rsidDel="00E10CBA">
          <w:rPr>
            <w:rFonts w:ascii="Arial" w:hAnsi="Arial" w:cs="Arial"/>
            <w:lang w:bidi="he-IL"/>
          </w:rPr>
          <w:delText xml:space="preserve"> is a parameter that</w:delText>
        </w:r>
      </w:del>
      <w:r w:rsidRPr="009C2A31">
        <w:rPr>
          <w:rFonts w:ascii="Arial" w:hAnsi="Arial" w:cs="Arial"/>
          <w:lang w:bidi="he-IL"/>
        </w:rPr>
        <w:t xml:space="preserve"> can be thought of as the potential for sexually antagonistic selection acting on genetic variation for the trait in question. </w:t>
      </w:r>
    </w:p>
    <w:p w14:paraId="3DC3B698" w14:textId="7D1204D9" w:rsidR="001D2C2C" w:rsidRDefault="00530798" w:rsidP="009C2A31">
      <w:pPr>
        <w:spacing w:after="0" w:line="360" w:lineRule="auto"/>
        <w:rPr>
          <w:rFonts w:ascii="Arial" w:hAnsi="Arial" w:cs="Arial"/>
          <w:lang w:bidi="he-IL"/>
        </w:rPr>
      </w:pPr>
      <w:r w:rsidRPr="009C2A31">
        <w:rPr>
          <w:rFonts w:ascii="Arial" w:hAnsi="Arial"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ascii="Arial" w:hAnsi="Arial" w:cs="Arial"/>
          <w:lang w:bidi="he-IL"/>
        </w:rPr>
        <w:t xml:space="preserve"> at adulthood takes the form</w:t>
      </w:r>
    </w:p>
    <w:p w14:paraId="42424CC5" w14:textId="77777777" w:rsidR="00185424" w:rsidRPr="009C2A31" w:rsidRDefault="00185424" w:rsidP="009C2A31">
      <w:pPr>
        <w:spacing w:after="0" w:line="360" w:lineRule="auto"/>
        <w:rPr>
          <w:rFonts w:ascii="Arial" w:hAnsi="Arial" w:cs="Arial"/>
          <w:lang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B45320" w:rsidP="009C2A31">
            <w:pPr>
              <w:spacing w:line="360" w:lineRule="auto"/>
              <w:rPr>
                <w:rFonts w:ascii="Arial" w:hAnsi="Arial"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26C61EE0" w:rsidR="00ED1AF0" w:rsidRPr="009C2A31" w:rsidRDefault="00ED1AF0" w:rsidP="009C2A31">
            <w:pPr>
              <w:spacing w:line="360" w:lineRule="auto"/>
              <w:rPr>
                <w:rFonts w:ascii="Arial" w:hAnsi="Arial" w:cs="Arial"/>
              </w:rPr>
            </w:pPr>
            <w:r w:rsidRPr="009C2A31">
              <w:rPr>
                <w:rFonts w:ascii="Arial" w:hAnsi="Arial" w:cs="Arial"/>
              </w:rPr>
              <w:t>(</w:t>
            </w:r>
            <w:r w:rsidR="00AF15E8">
              <w:rPr>
                <w:rFonts w:ascii="Arial" w:hAnsi="Arial" w:cs="Arial"/>
              </w:rPr>
              <w:t>21</w:t>
            </w:r>
            <w:r w:rsidRPr="009C2A31">
              <w:rPr>
                <w:rFonts w:ascii="Arial" w:hAnsi="Arial" w:cs="Arial"/>
              </w:rPr>
              <w:t>)</w:t>
            </w:r>
          </w:p>
        </w:tc>
      </w:tr>
    </w:tbl>
    <w:p w14:paraId="08AEDFF3" w14:textId="77777777" w:rsidR="001D2C2C" w:rsidRPr="009C2A31" w:rsidRDefault="001D2C2C" w:rsidP="009C2A31">
      <w:pPr>
        <w:spacing w:after="0" w:line="360" w:lineRule="auto"/>
        <w:rPr>
          <w:rFonts w:ascii="Arial" w:hAnsi="Arial" w:cs="Arial"/>
          <w:lang w:bidi="he-IL"/>
        </w:rPr>
      </w:pPr>
    </w:p>
    <w:p w14:paraId="5BCF16DF" w14:textId="4E446840" w:rsidR="001D2C2C" w:rsidRDefault="00530798" w:rsidP="00185424">
      <w:pPr>
        <w:spacing w:after="0" w:line="360" w:lineRule="auto"/>
        <w:rPr>
          <w:rFonts w:ascii="Arial" w:hAnsi="Arial" w:cs="Arial"/>
          <w:lang w:bidi="he-IL"/>
        </w:rPr>
      </w:pPr>
      <w:r w:rsidRPr="009C2A31">
        <w:rPr>
          <w:rFonts w:ascii="Arial" w:hAnsi="Arial"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rPr>
                <w:rFonts w:ascii="Cambria Math" w:hAnsi="Cambria Math" w:cs="Arial"/>
                <w:lang w:bidi="he-IL"/>
              </w:rPr>
              <m:t>h</m:t>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ascii="Arial" w:hAnsi="Arial" w:cs="Arial"/>
          <w:lang w:bidi="he-IL"/>
        </w:rPr>
        <w:t xml:space="preserve"> for each sex </w:t>
      </w:r>
      <m:oMath>
        <m:r>
          <w:rPr>
            <w:rFonts w:ascii="Cambria Math" w:hAnsi="Cambria Math" w:cs="Arial"/>
            <w:lang w:bidi="he-IL"/>
          </w:rPr>
          <m:t>z∈{m,f}</m:t>
        </m:r>
      </m:oMath>
      <w:r w:rsidRPr="009C2A31">
        <w:rPr>
          <w:rFonts w:ascii="Arial" w:hAnsi="Arial"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ascii="Arial" w:hAnsi="Arial" w:cs="Arial"/>
          <w:lang w:bidi="he-IL"/>
        </w:rPr>
        <w:t xml:space="preserve"> and dominance coefficient </w:t>
      </w:r>
      <m:oMath>
        <m:sSub>
          <m:sSubPr>
            <m:ctrlPr>
              <w:rPr>
                <w:rFonts w:ascii="Cambria Math" w:hAnsi="Cambria Math" w:cs="Arial"/>
                <w:lang w:bidi="he-IL"/>
              </w:rPr>
            </m:ctrlPr>
          </m:sSubPr>
          <m:e>
            <m:r>
              <w:rPr>
                <w:rFonts w:ascii="Cambria Math" w:hAnsi="Cambria Math" w:cs="Arial"/>
                <w:lang w:bidi="he-IL"/>
              </w:rPr>
              <m:t>h</m:t>
            </m:r>
          </m:e>
          <m:sub>
            <m:r>
              <w:rPr>
                <w:rFonts w:ascii="Cambria Math" w:hAnsi="Cambria Math" w:cs="Arial"/>
                <w:lang w:bidi="he-IL"/>
              </w:rPr>
              <m:t>z</m:t>
            </m:r>
          </m:sub>
        </m:sSub>
      </m:oMath>
      <w:r w:rsidRPr="009C2A31">
        <w:rPr>
          <w:rFonts w:ascii="Arial" w:hAnsi="Arial" w:cs="Arial"/>
          <w:lang w:bidi="he-IL"/>
        </w:rPr>
        <w:t xml:space="preserve">  can be frequency-dependent, in which case these coefficients take their values at equilibrium. We can write the additive selection coefficient of the effect allele as </w:t>
      </w:r>
    </w:p>
    <w:p w14:paraId="151A7AD9" w14:textId="77777777" w:rsidR="00CA64D1" w:rsidRPr="009C2A31" w:rsidRDefault="00CA64D1" w:rsidP="00185424">
      <w:pPr>
        <w:spacing w:after="0" w:line="360" w:lineRule="auto"/>
        <w:rPr>
          <w:rFonts w:ascii="Arial" w:hAnsi="Arial" w:cs="Arial"/>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25F4125E" w:rsidR="001D2C2C" w:rsidRPr="009C2A31" w:rsidRDefault="00B45320" w:rsidP="00185424">
            <w:pPr>
              <w:spacing w:line="360" w:lineRule="auto"/>
              <w:rPr>
                <w:rFonts w:ascii="Arial" w:hAnsi="Arial"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rPr>
                            <w:rFonts w:ascii="Cambria Math" w:hAnsi="Cambria Math" w:cs="Arial"/>
                            <w:color w:val="000000"/>
                            <w:lang w:bidi="he-IL"/>
                          </w:rPr>
                          <m:t>h</m:t>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74B011DC" w:rsidR="001D2C2C" w:rsidRPr="009C2A31" w:rsidRDefault="001D2C2C" w:rsidP="00185424">
            <w:pPr>
              <w:spacing w:line="360" w:lineRule="auto"/>
              <w:rPr>
                <w:rFonts w:ascii="Arial" w:hAnsi="Arial" w:cs="Arial"/>
              </w:rPr>
            </w:pPr>
            <w:r w:rsidRPr="009C2A31">
              <w:rPr>
                <w:rFonts w:ascii="Arial" w:hAnsi="Arial" w:cs="Arial"/>
              </w:rPr>
              <w:t>(2</w:t>
            </w:r>
            <w:r w:rsidR="00AF15E8">
              <w:rPr>
                <w:rFonts w:ascii="Arial" w:hAnsi="Arial" w:cs="Arial"/>
              </w:rPr>
              <w:t>2</w:t>
            </w:r>
            <w:r w:rsidRPr="009C2A31">
              <w:rPr>
                <w:rFonts w:ascii="Arial" w:hAnsi="Arial" w:cs="Arial"/>
              </w:rPr>
              <w:t>)</w:t>
            </w:r>
          </w:p>
        </w:tc>
      </w:tr>
    </w:tbl>
    <w:p w14:paraId="0DCBD855" w14:textId="77777777" w:rsidR="003E0DE6" w:rsidRDefault="003E0DE6" w:rsidP="00185424">
      <w:pPr>
        <w:autoSpaceDE w:val="0"/>
        <w:autoSpaceDN w:val="0"/>
        <w:adjustRightInd w:val="0"/>
        <w:spacing w:after="0" w:line="360" w:lineRule="auto"/>
        <w:jc w:val="both"/>
        <w:rPr>
          <w:rFonts w:ascii="Arial" w:hAnsi="Arial" w:cs="Arial"/>
          <w:color w:val="000000"/>
          <w:lang w:bidi="he-IL"/>
        </w:rPr>
      </w:pPr>
    </w:p>
    <w:p w14:paraId="3021CFE8" w14:textId="5D401F02" w:rsidR="003E0DE6"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Assuming that zygotes are at Hardy-Weinberg equilibrium, the allele frequency in each sex at adulthood </w:t>
      </w:r>
      <w:del w:id="187" w:author="Harpak, Arbel" w:date="2022-03-31T17:09:00Z">
        <w:r w:rsidRPr="00530798" w:rsidDel="00E7429A">
          <w:rPr>
            <w:rFonts w:ascii="Arial" w:hAnsi="Arial" w:cs="Arial"/>
            <w:color w:val="000000"/>
            <w:lang w:bidi="he-IL"/>
          </w:rPr>
          <w:delText xml:space="preserve">are </w:delText>
        </w:r>
      </w:del>
      <w:ins w:id="188" w:author="Harpak, Arbel" w:date="2022-03-31T17:09:00Z">
        <w:r w:rsidR="00E7429A">
          <w:rPr>
            <w:rFonts w:ascii="Arial" w:hAnsi="Arial" w:cs="Arial"/>
            <w:color w:val="000000"/>
            <w:lang w:bidi="he-IL"/>
          </w:rPr>
          <w:t>is</w:t>
        </w:r>
        <w:r w:rsidR="00E7429A" w:rsidRPr="00530798">
          <w:rPr>
            <w:rFonts w:ascii="Arial" w:hAnsi="Arial" w:cs="Arial"/>
            <w:color w:val="000000"/>
            <w:lang w:bidi="he-IL"/>
          </w:rPr>
          <w:t xml:space="preserve"> </w:t>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B45320" w:rsidP="00185424">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151A6880" w:rsidR="003E0DE6" w:rsidRPr="008D0E34" w:rsidRDefault="003E0DE6" w:rsidP="00185424">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3</w:t>
            </w:r>
            <w:r w:rsidRPr="008D0E34">
              <w:rPr>
                <w:rFonts w:ascii="Arial" w:hAnsi="Arial" w:cs="Arial"/>
              </w:rPr>
              <w:t>)</w:t>
            </w:r>
          </w:p>
        </w:tc>
      </w:tr>
    </w:tbl>
    <w:p w14:paraId="52FF5E96" w14:textId="77777777" w:rsidR="003E0DE6" w:rsidRDefault="003E0DE6" w:rsidP="00185424">
      <w:pPr>
        <w:autoSpaceDE w:val="0"/>
        <w:autoSpaceDN w:val="0"/>
        <w:adjustRightInd w:val="0"/>
        <w:spacing w:after="0" w:line="360" w:lineRule="auto"/>
        <w:jc w:val="both"/>
        <w:rPr>
          <w:rFonts w:ascii="Arial" w:hAnsi="Arial" w:cs="Arial"/>
          <w:color w:val="000000"/>
          <w:lang w:bidi="he-IL"/>
        </w:rPr>
      </w:pPr>
    </w:p>
    <w:p w14:paraId="11A9426A" w14:textId="56F15491" w:rsidR="003E0DE6" w:rsidRDefault="00530798" w:rsidP="00185424">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hAnsi="Arial"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ascii="Arial" w:eastAsiaTheme="minorEastAsia" w:hAnsi="Arial" w:cs="Arial"/>
          <w:color w:val="000000"/>
          <w:lang w:bidi="he-IL"/>
        </w:rPr>
        <w:t xml:space="preserve"> </w:t>
      </w:r>
      <w:sdt>
        <w:sdtPr>
          <w:rPr>
            <w:rFonts w:ascii="Arial" w:eastAsiaTheme="minorEastAsia" w:hAnsi="Arial"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DD51E7" w:rsidRPr="00DD51E7">
            <w:rPr>
              <w:rFonts w:ascii="Arial" w:eastAsiaTheme="minorEastAsia" w:hAnsi="Arial" w:cs="Arial"/>
              <w:color w:val="000000"/>
              <w:lang w:bidi="he-IL"/>
            </w:rPr>
            <w:t>(Gillespie, 2004)</w:t>
          </w:r>
        </w:sdtContent>
      </w:sdt>
      <w:r w:rsidR="006E3D71">
        <w:rPr>
          <w:rFonts w:ascii="Arial" w:eastAsiaTheme="minorEastAsia" w:hAnsi="Arial" w:cs="Arial"/>
          <w:color w:val="000000"/>
          <w:lang w:bidi="he-IL"/>
        </w:rPr>
        <w:t>.</w:t>
      </w:r>
      <w:r w:rsidRPr="00530798">
        <w:rPr>
          <w:rFonts w:ascii="Arial" w:eastAsiaTheme="minorEastAsia" w:hAnsi="Arial" w:cs="Arial"/>
          <w:color w:val="000000"/>
          <w:lang w:bidi="he-IL"/>
        </w:rPr>
        <w:t xml:space="preserve"> Plugging </w:t>
      </w:r>
      <w:r w:rsidR="00733D33">
        <w:rPr>
          <w:rFonts w:ascii="Arial" w:eastAsiaTheme="minorEastAsia" w:hAnsi="Arial" w:cs="Arial"/>
          <w:b/>
          <w:bCs/>
          <w:color w:val="000000"/>
          <w:lang w:bidi="he-IL"/>
        </w:rPr>
        <w:t>E</w:t>
      </w:r>
      <w:r w:rsidRPr="00372092">
        <w:rPr>
          <w:rFonts w:ascii="Arial" w:eastAsiaTheme="minorEastAsia" w:hAnsi="Arial" w:cs="Arial"/>
          <w:b/>
          <w:bCs/>
          <w:color w:val="000000"/>
          <w:lang w:bidi="he-IL"/>
        </w:rPr>
        <w:t xml:space="preserve">q. </w:t>
      </w:r>
      <w:r w:rsidR="00372092" w:rsidRPr="00372092">
        <w:rPr>
          <w:rFonts w:ascii="Arial" w:eastAsiaTheme="minorEastAsia" w:hAnsi="Arial" w:cs="Arial"/>
          <w:b/>
          <w:bCs/>
          <w:color w:val="000000"/>
          <w:lang w:bidi="he-IL"/>
        </w:rPr>
        <w:t>23</w:t>
      </w:r>
      <w:r w:rsidR="00372092" w:rsidRPr="00372092">
        <w:rPr>
          <w:rFonts w:ascii="Arial" w:eastAsiaTheme="minorEastAsia" w:hAnsi="Arial" w:cs="Arial"/>
          <w:color w:val="000000"/>
          <w:lang w:bidi="he-IL"/>
        </w:rPr>
        <w:t xml:space="preserve"> </w:t>
      </w:r>
      <w:r w:rsidRPr="00372092">
        <w:rPr>
          <w:rFonts w:ascii="Arial" w:eastAsiaTheme="minorEastAsia" w:hAnsi="Arial" w:cs="Arial"/>
          <w:color w:val="000000"/>
          <w:lang w:bidi="he-IL"/>
        </w:rPr>
        <w:t xml:space="preserve">into </w:t>
      </w:r>
      <w:r w:rsidR="00733D33">
        <w:rPr>
          <w:rFonts w:ascii="Arial" w:eastAsiaTheme="minorEastAsia" w:hAnsi="Arial" w:cs="Arial"/>
          <w:b/>
          <w:bCs/>
          <w:color w:val="000000"/>
          <w:lang w:bidi="he-IL"/>
        </w:rPr>
        <w:t>Eq. 21</w:t>
      </w:r>
      <w:r w:rsidRPr="00530798">
        <w:rPr>
          <w:rFonts w:ascii="Arial" w:eastAsiaTheme="minorEastAsia" w:hAnsi="Arial" w:cs="Arial"/>
          <w:color w:val="000000"/>
          <w:lang w:bidi="he-IL"/>
        </w:rPr>
        <w:t>, the divergence between males and females post-selection is</w:t>
      </w:r>
    </w:p>
    <w:p w14:paraId="6B8136D4" w14:textId="77777777" w:rsidR="00185424" w:rsidRDefault="00185424" w:rsidP="00185424">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B45320" w:rsidP="00185424">
            <w:pPr>
              <w:spacing w:line="360" w:lineRule="auto"/>
              <w:jc w:val="center"/>
              <w:rPr>
                <w:rFonts w:ascii="Arial" w:hAnsi="Arial"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58F01628" w:rsidR="003E0DE6" w:rsidRPr="008D0E34" w:rsidRDefault="003E0DE6" w:rsidP="00185424">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4</w:t>
            </w:r>
            <w:r w:rsidRPr="008D0E34">
              <w:rPr>
                <w:rFonts w:ascii="Arial" w:hAnsi="Arial" w:cs="Arial"/>
              </w:rPr>
              <w:t>)</w:t>
            </w:r>
          </w:p>
        </w:tc>
      </w:tr>
    </w:tbl>
    <w:p w14:paraId="1C144375" w14:textId="77777777" w:rsidR="00185424" w:rsidRDefault="00185424" w:rsidP="00185424">
      <w:pPr>
        <w:autoSpaceDE w:val="0"/>
        <w:autoSpaceDN w:val="0"/>
        <w:adjustRightInd w:val="0"/>
        <w:spacing w:after="0" w:line="360" w:lineRule="auto"/>
        <w:jc w:val="both"/>
        <w:rPr>
          <w:rFonts w:ascii="Arial" w:hAnsi="Arial" w:cs="Arial"/>
          <w:color w:val="000000"/>
          <w:lang w:bidi="he-IL"/>
        </w:rPr>
      </w:pPr>
    </w:p>
    <w:p w14:paraId="4DB9064A" w14:textId="5C860254"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We model the strength of viability selection acting on males and females as linear with the additive effect on a focal trait in each sex,</w:t>
      </w:r>
    </w:p>
    <w:p w14:paraId="73F1D5CC"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3CD3DFE6" w:rsidR="00CF4FE9" w:rsidRPr="008D0E34" w:rsidRDefault="00CF4FE9" w:rsidP="00C914BC">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5</w:t>
            </w:r>
            <w:r w:rsidRPr="008D0E34">
              <w:rPr>
                <w:rFonts w:ascii="Arial" w:hAnsi="Arial" w:cs="Arial"/>
              </w:rPr>
              <w:t>)</w:t>
            </w:r>
          </w:p>
        </w:tc>
      </w:tr>
    </w:tbl>
    <w:p w14:paraId="7E66D382"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p w14:paraId="6BA88DEE" w14:textId="5C81E624"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p w14:paraId="32636ABC"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068E4DB8" w:rsidR="00CF4FE9" w:rsidRPr="008D0E34" w:rsidRDefault="00CF4FE9" w:rsidP="00C914BC">
            <w:pPr>
              <w:spacing w:line="360" w:lineRule="auto"/>
              <w:jc w:val="right"/>
              <w:rPr>
                <w:rFonts w:ascii="Arial" w:hAnsi="Arial" w:cs="Arial"/>
              </w:rPr>
            </w:pPr>
            <w:r w:rsidRPr="008D0E34">
              <w:rPr>
                <w:rFonts w:ascii="Arial" w:hAnsi="Arial" w:cs="Arial"/>
              </w:rPr>
              <w:t>(</w:t>
            </w:r>
            <w:r>
              <w:rPr>
                <w:rFonts w:ascii="Arial" w:hAnsi="Arial" w:cs="Arial"/>
              </w:rPr>
              <w:t>2</w:t>
            </w:r>
            <w:r w:rsidR="00372092">
              <w:rPr>
                <w:rFonts w:ascii="Arial" w:hAnsi="Arial" w:cs="Arial"/>
              </w:rPr>
              <w:t>6</w:t>
            </w:r>
            <w:r w:rsidRPr="008D0E34">
              <w:rPr>
                <w:rFonts w:ascii="Arial" w:hAnsi="Arial" w:cs="Arial"/>
              </w:rPr>
              <w:t>)</w:t>
            </w:r>
          </w:p>
        </w:tc>
      </w:tr>
    </w:tbl>
    <w:p w14:paraId="36E9BD4B" w14:textId="77777777" w:rsidR="00CF4FE9" w:rsidRDefault="00CF4FE9" w:rsidP="00CF4FE9">
      <w:pPr>
        <w:autoSpaceDE w:val="0"/>
        <w:autoSpaceDN w:val="0"/>
        <w:adjustRightInd w:val="0"/>
        <w:spacing w:after="0" w:line="360" w:lineRule="auto"/>
        <w:jc w:val="both"/>
        <w:rPr>
          <w:rFonts w:ascii="Arial" w:hAnsi="Arial" w:cs="Arial"/>
          <w:i/>
          <w:iCs/>
          <w:color w:val="000000"/>
          <w:lang w:bidi="he-IL"/>
        </w:rPr>
      </w:pPr>
    </w:p>
    <w:p w14:paraId="3A4732F7" w14:textId="23FDBD09" w:rsidR="00530798" w:rsidRDefault="002307A5" w:rsidP="00CF4FE9">
      <w:pPr>
        <w:autoSpaceDE w:val="0"/>
        <w:autoSpaceDN w:val="0"/>
        <w:adjustRightInd w:val="0"/>
        <w:spacing w:after="0" w:line="360" w:lineRule="auto"/>
        <w:jc w:val="both"/>
        <w:rPr>
          <w:rFonts w:ascii="Arial" w:hAnsi="Arial" w:cs="Arial"/>
          <w:color w:val="000000"/>
          <w:lang w:bidi="he-IL"/>
        </w:rPr>
      </w:pPr>
      <w:ins w:id="189" w:author="Harpak, Arbel" w:date="2022-03-31T13:56:00Z">
        <w:r w:rsidRPr="00631FF8">
          <w:rPr>
            <w:rFonts w:ascii="Arial" w:hAnsi="Arial" w:cs="Arial"/>
            <w:color w:val="000000"/>
            <w:lang w:bidi="he-IL"/>
          </w:rPr>
          <w:lastRenderedPageBreak/>
          <w:t xml:space="preserve">Assuming that </w:t>
        </w:r>
      </w:ins>
      <m:oMath>
        <m:sSub>
          <m:sSubPr>
            <m:ctrlPr>
              <w:ins w:id="190" w:author="Harpak, Arbel" w:date="2022-03-31T13:56:00Z">
                <w:rPr>
                  <w:rFonts w:ascii="Cambria Math" w:hAnsi="Cambria Math" w:cs="Arial"/>
                  <w:i/>
                  <w:color w:val="000000"/>
                  <w:lang w:bidi="he-IL"/>
                </w:rPr>
              </w:ins>
            </m:ctrlPr>
          </m:sSubPr>
          <m:e>
            <m:r>
              <w:ins w:id="191" w:author="Harpak, Arbel" w:date="2022-03-31T13:56:00Z">
                <w:rPr>
                  <w:rFonts w:ascii="Cambria Math" w:hAnsi="Cambria Math" w:cs="Arial"/>
                  <w:color w:val="000000"/>
                  <w:lang w:bidi="he-IL"/>
                  <w:rPrChange w:id="192" w:author="Harpak, Arbel" w:date="2022-03-31T17:10:00Z">
                    <w:rPr>
                      <w:rFonts w:ascii="Cambria Math" w:hAnsi="Cambria Math" w:cs="Arial"/>
                      <w:color w:val="000000"/>
                      <w:lang w:bidi="he-IL"/>
                    </w:rPr>
                  </w:rPrChange>
                </w:rPr>
                <m:t>β</m:t>
              </w:ins>
            </m:r>
            <m:ctrlPr>
              <w:ins w:id="193" w:author="Harpak, Arbel" w:date="2022-03-31T13:56:00Z">
                <w:rPr>
                  <w:rFonts w:ascii="Cambria Math" w:hAnsi="Cambria Math" w:cs="Arial"/>
                  <w:i/>
                  <w:color w:val="000000"/>
                  <w:lang w:bidi="he-IL"/>
                  <w:rPrChange w:id="194" w:author="Harpak, Arbel" w:date="2022-03-31T17:10:00Z">
                    <w:rPr>
                      <w:rFonts w:ascii="Cambria Math" w:hAnsi="Cambria Math" w:cs="Arial"/>
                      <w:i/>
                      <w:color w:val="000000"/>
                      <w:lang w:bidi="he-IL"/>
                    </w:rPr>
                  </w:rPrChange>
                </w:rPr>
              </w:ins>
            </m:ctrlPr>
          </m:e>
          <m:sub>
            <m:r>
              <w:ins w:id="195" w:author="Harpak, Arbel" w:date="2022-03-31T13:56:00Z">
                <w:rPr>
                  <w:rFonts w:ascii="Cambria Math" w:hAnsi="Cambria Math" w:cs="Arial"/>
                  <w:color w:val="000000"/>
                  <w:lang w:bidi="he-IL"/>
                  <w:rPrChange w:id="196" w:author="Harpak, Arbel" w:date="2022-03-31T17:10:00Z">
                    <w:rPr>
                      <w:rFonts w:ascii="Cambria Math" w:hAnsi="Cambria Math" w:cs="Arial"/>
                      <w:color w:val="000000"/>
                      <w:lang w:bidi="he-IL"/>
                    </w:rPr>
                  </w:rPrChange>
                </w:rPr>
                <m:t>m</m:t>
              </w:ins>
            </m:r>
            <m:ctrlPr>
              <w:ins w:id="197" w:author="Harpak, Arbel" w:date="2022-03-31T13:56:00Z">
                <w:rPr>
                  <w:rFonts w:ascii="Cambria Math" w:hAnsi="Cambria Math" w:cs="Arial"/>
                  <w:i/>
                  <w:color w:val="000000"/>
                  <w:lang w:bidi="he-IL"/>
                  <w:rPrChange w:id="198" w:author="Harpak, Arbel" w:date="2022-03-31T17:10:00Z">
                    <w:rPr>
                      <w:rFonts w:ascii="Cambria Math" w:hAnsi="Cambria Math" w:cs="Arial"/>
                      <w:i/>
                      <w:color w:val="000000"/>
                      <w:lang w:bidi="he-IL"/>
                    </w:rPr>
                  </w:rPrChange>
                </w:rPr>
              </w:ins>
            </m:ctrlPr>
          </m:sub>
        </m:sSub>
      </m:oMath>
      <w:ins w:id="199" w:author="Harpak, Arbel" w:date="2022-03-31T13:56:00Z">
        <w:r w:rsidRPr="00631FF8">
          <w:rPr>
            <w:rFonts w:ascii="Arial" w:hAnsi="Arial" w:cs="Arial"/>
            <w:color w:val="000000"/>
            <w:lang w:bidi="he-IL"/>
            <w:rPrChange w:id="200" w:author="Harpak, Arbel" w:date="2022-03-31T17:10:00Z">
              <w:rPr>
                <w:rFonts w:ascii="Arial" w:hAnsi="Arial" w:cs="Arial"/>
                <w:b/>
                <w:bCs/>
                <w:color w:val="000000"/>
                <w:lang w:bidi="he-IL"/>
              </w:rPr>
            </w:rPrChange>
          </w:rPr>
          <w:t xml:space="preserve"> </w:t>
        </w:r>
        <w:r w:rsidRPr="00631FF8">
          <w:rPr>
            <w:rFonts w:ascii="Arial" w:hAnsi="Arial" w:cs="Arial"/>
            <w:color w:val="000000"/>
            <w:lang w:bidi="he-IL"/>
          </w:rPr>
          <w:t>does</w:t>
        </w:r>
        <w:r w:rsidRPr="00631FF8">
          <w:rPr>
            <w:rFonts w:ascii="Arial" w:hAnsi="Arial" w:cs="Arial"/>
            <w:color w:val="000000"/>
            <w:lang w:bidi="he-IL"/>
            <w:rPrChange w:id="201" w:author="Harpak, Arbel" w:date="2022-03-31T17:10:00Z">
              <w:rPr>
                <w:rFonts w:ascii="Arial" w:hAnsi="Arial" w:cs="Arial"/>
                <w:b/>
                <w:bCs/>
                <w:color w:val="000000"/>
                <w:lang w:bidi="he-IL"/>
              </w:rPr>
            </w:rPrChange>
          </w:rPr>
          <w:t xml:space="preserve"> </w:t>
        </w:r>
      </w:ins>
      <w:ins w:id="202" w:author="Harpak, Arbel" w:date="2022-03-31T17:10:00Z">
        <w:r w:rsidR="00631FF8" w:rsidRPr="00631FF8">
          <w:rPr>
            <w:rFonts w:ascii="Arial" w:hAnsi="Arial" w:cs="Arial"/>
            <w:color w:val="000000"/>
            <w:lang w:bidi="he-IL"/>
            <w:rPrChange w:id="203" w:author="Harpak, Arbel" w:date="2022-03-31T17:10:00Z">
              <w:rPr>
                <w:rFonts w:ascii="Arial" w:hAnsi="Arial" w:cs="Arial"/>
                <w:b/>
                <w:bCs/>
                <w:color w:val="000000"/>
                <w:lang w:bidi="he-IL"/>
              </w:rPr>
            </w:rPrChange>
          </w:rPr>
          <w:t xml:space="preserve">not </w:t>
        </w:r>
      </w:ins>
      <w:ins w:id="204" w:author="Harpak, Arbel" w:date="2022-03-31T13:56:00Z">
        <w:r w:rsidRPr="00631FF8">
          <w:rPr>
            <w:rFonts w:ascii="Arial" w:hAnsi="Arial" w:cs="Arial"/>
            <w:color w:val="000000"/>
            <w:lang w:bidi="he-IL"/>
          </w:rPr>
          <w:t xml:space="preserve">strictly equal </w:t>
        </w:r>
      </w:ins>
      <m:oMath>
        <m:sSub>
          <m:sSubPr>
            <m:ctrlPr>
              <w:ins w:id="205" w:author="Harpak, Arbel" w:date="2022-03-31T13:56:00Z">
                <w:rPr>
                  <w:rFonts w:ascii="Cambria Math" w:hAnsi="Cambria Math" w:cs="Arial"/>
                  <w:i/>
                  <w:color w:val="000000"/>
                  <w:lang w:bidi="he-IL"/>
                </w:rPr>
              </w:ins>
            </m:ctrlPr>
          </m:sSubPr>
          <m:e>
            <m:r>
              <w:ins w:id="206" w:author="Harpak, Arbel" w:date="2022-03-31T13:56:00Z">
                <w:rPr>
                  <w:rFonts w:ascii="Cambria Math" w:hAnsi="Cambria Math" w:cs="Arial"/>
                  <w:color w:val="000000"/>
                  <w:lang w:bidi="he-IL"/>
                  <w:rPrChange w:id="207" w:author="Harpak, Arbel" w:date="2022-03-31T17:10:00Z">
                    <w:rPr>
                      <w:rFonts w:ascii="Cambria Math" w:hAnsi="Cambria Math" w:cs="Arial"/>
                      <w:color w:val="000000"/>
                      <w:lang w:bidi="he-IL"/>
                    </w:rPr>
                  </w:rPrChange>
                </w:rPr>
                <m:t>β</m:t>
              </w:ins>
            </m:r>
            <m:ctrlPr>
              <w:ins w:id="208" w:author="Harpak, Arbel" w:date="2022-03-31T13:56:00Z">
                <w:rPr>
                  <w:rFonts w:ascii="Cambria Math" w:hAnsi="Cambria Math" w:cs="Arial"/>
                  <w:i/>
                  <w:color w:val="000000"/>
                  <w:lang w:bidi="he-IL"/>
                  <w:rPrChange w:id="209" w:author="Harpak, Arbel" w:date="2022-03-31T17:10:00Z">
                    <w:rPr>
                      <w:rFonts w:ascii="Cambria Math" w:hAnsi="Cambria Math" w:cs="Arial"/>
                      <w:i/>
                      <w:color w:val="000000"/>
                      <w:lang w:bidi="he-IL"/>
                    </w:rPr>
                  </w:rPrChange>
                </w:rPr>
              </w:ins>
            </m:ctrlPr>
          </m:e>
          <m:sub>
            <m:r>
              <w:ins w:id="210" w:author="Harpak, Arbel" w:date="2022-03-31T13:56:00Z">
                <w:rPr>
                  <w:rFonts w:ascii="Cambria Math" w:hAnsi="Cambria Math" w:cs="Arial"/>
                  <w:color w:val="000000"/>
                  <w:lang w:bidi="he-IL"/>
                  <w:rPrChange w:id="211" w:author="Harpak, Arbel" w:date="2022-03-31T17:10:00Z">
                    <w:rPr>
                      <w:rFonts w:ascii="Cambria Math" w:hAnsi="Cambria Math" w:cs="Arial"/>
                      <w:color w:val="000000"/>
                      <w:lang w:bidi="he-IL"/>
                    </w:rPr>
                  </w:rPrChange>
                </w:rPr>
                <m:t>f</m:t>
              </w:ins>
            </m:r>
            <m:ctrlPr>
              <w:ins w:id="212" w:author="Harpak, Arbel" w:date="2022-03-31T13:56:00Z">
                <w:rPr>
                  <w:rFonts w:ascii="Cambria Math" w:hAnsi="Cambria Math" w:cs="Arial"/>
                  <w:i/>
                  <w:color w:val="000000"/>
                  <w:lang w:bidi="he-IL"/>
                  <w:rPrChange w:id="213" w:author="Harpak, Arbel" w:date="2022-03-31T17:10:00Z">
                    <w:rPr>
                      <w:rFonts w:ascii="Cambria Math" w:hAnsi="Cambria Math" w:cs="Arial"/>
                      <w:i/>
                      <w:color w:val="000000"/>
                      <w:lang w:bidi="he-IL"/>
                    </w:rPr>
                  </w:rPrChange>
                </w:rPr>
              </w:ins>
            </m:ctrlPr>
          </m:sub>
        </m:sSub>
      </m:oMath>
      <w:ins w:id="214" w:author="Harpak, Arbel" w:date="2022-03-31T13:56:00Z">
        <w:r w:rsidRPr="00631FF8">
          <w:rPr>
            <w:rFonts w:ascii="Arial" w:eastAsiaTheme="minorEastAsia" w:hAnsi="Arial" w:cs="Arial"/>
            <w:color w:val="000000"/>
            <w:lang w:bidi="he-IL"/>
          </w:rPr>
          <w:t>,</w:t>
        </w:r>
        <w:r w:rsidRPr="00631FF8">
          <w:rPr>
            <w:rFonts w:ascii="Arial" w:hAnsi="Arial" w:cs="Arial"/>
            <w:color w:val="000000"/>
            <w:lang w:bidi="he-IL"/>
            <w:rPrChange w:id="215" w:author="Harpak, Arbel" w:date="2022-03-31T17:10:00Z">
              <w:rPr>
                <w:rFonts w:ascii="Arial" w:hAnsi="Arial" w:cs="Arial"/>
                <w:b/>
                <w:bCs/>
                <w:color w:val="000000"/>
                <w:lang w:bidi="he-IL"/>
              </w:rPr>
            </w:rPrChange>
          </w:rPr>
          <w:t xml:space="preserve"> </w:t>
        </w:r>
      </w:ins>
      <w:ins w:id="216" w:author="Harpak, Arbel" w:date="2022-03-31T17:11:00Z">
        <w:r w:rsidR="00631FF8">
          <w:rPr>
            <w:rFonts w:ascii="Arial" w:hAnsi="Arial" w:cs="Arial"/>
            <w:b/>
            <w:bCs/>
            <w:color w:val="000000"/>
            <w:lang w:bidi="he-IL"/>
          </w:rPr>
          <w:t>E</w:t>
        </w:r>
      </w:ins>
      <w:del w:id="217" w:author="Harpak, Arbel" w:date="2022-03-31T13:56:00Z">
        <w:r w:rsidR="00961EC7" w:rsidRPr="00631FF8" w:rsidDel="002307A5">
          <w:rPr>
            <w:rFonts w:ascii="Arial" w:hAnsi="Arial" w:cs="Arial"/>
            <w:color w:val="000000"/>
            <w:lang w:bidi="he-IL"/>
            <w:rPrChange w:id="218" w:author="Harpak, Arbel" w:date="2022-03-31T17:10:00Z">
              <w:rPr>
                <w:rFonts w:ascii="Arial" w:hAnsi="Arial" w:cs="Arial"/>
                <w:b/>
                <w:bCs/>
                <w:color w:val="000000"/>
                <w:lang w:bidi="he-IL"/>
              </w:rPr>
            </w:rPrChange>
          </w:rPr>
          <w:delText>E</w:delText>
        </w:r>
      </w:del>
      <w:r w:rsidR="00961EC7">
        <w:rPr>
          <w:rFonts w:ascii="Arial" w:hAnsi="Arial" w:cs="Arial"/>
          <w:b/>
          <w:bCs/>
          <w:color w:val="000000"/>
          <w:lang w:bidi="he-IL"/>
        </w:rPr>
        <w:t xml:space="preserve">q. </w:t>
      </w:r>
      <w:r w:rsidR="00BD6204">
        <w:rPr>
          <w:rFonts w:ascii="Arial" w:hAnsi="Arial" w:cs="Arial"/>
          <w:b/>
          <w:bCs/>
          <w:color w:val="000000"/>
          <w:lang w:bidi="he-IL"/>
        </w:rPr>
        <w:t>25, 26</w:t>
      </w:r>
      <w:r w:rsidR="00530798" w:rsidRPr="00530798">
        <w:rPr>
          <w:rFonts w:ascii="Arial" w:hAnsi="Arial" w:cs="Arial"/>
          <w:color w:val="000000"/>
          <w:lang w:bidi="he-IL"/>
        </w:rPr>
        <w:t xml:space="preserve"> together imply </w:t>
      </w:r>
    </w:p>
    <w:p w14:paraId="02DFB97F" w14:textId="77777777" w:rsidR="00F81312" w:rsidRDefault="00F81312" w:rsidP="00CF4FE9">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0FA43C2" w:rsidR="00F81312"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ins w:id="219" w:author="Harpak, Arbel" w:date="2022-03-31T17:06:00Z">
                    <w:rPr>
                      <w:rFonts w:ascii="Cambria Math" w:eastAsiaTheme="minorEastAsia" w:hAnsi="Cambria Math" w:cs="Arial"/>
                      <w:color w:val="000000"/>
                      <w:lang w:bidi="he-IL"/>
                    </w:rPr>
                    <m:t>=</m:t>
                  </w:ins>
                </m:r>
                <m:f>
                  <m:fPr>
                    <m:ctrlPr>
                      <w:ins w:id="220" w:author="Harpak, Arbel" w:date="2022-03-31T17:06:00Z">
                        <w:rPr>
                          <w:rFonts w:ascii="Cambria Math" w:eastAsiaTheme="minorEastAsia" w:hAnsi="Cambria Math" w:cs="Arial"/>
                          <w:color w:val="000000"/>
                          <w:lang w:bidi="he-IL"/>
                        </w:rPr>
                      </w:ins>
                    </m:ctrlPr>
                  </m:fPr>
                  <m:num>
                    <m:sSub>
                      <m:sSubPr>
                        <m:ctrlPr>
                          <w:ins w:id="221" w:author="Harpak, Arbel" w:date="2022-03-31T17:06:00Z">
                            <w:rPr>
                              <w:rFonts w:ascii="Cambria Math" w:hAnsi="Cambria Math" w:cs="Arial"/>
                              <w:color w:val="000000"/>
                              <w:lang w:bidi="he-IL"/>
                            </w:rPr>
                          </w:ins>
                        </m:ctrlPr>
                      </m:sSubPr>
                      <m:e>
                        <m:r>
                          <w:ins w:id="222" w:author="Harpak, Arbel" w:date="2022-03-31T17:06:00Z">
                            <w:rPr>
                              <w:rFonts w:ascii="Cambria Math" w:hAnsi="Cambria Math" w:cs="Arial"/>
                              <w:color w:val="000000"/>
                              <w:lang w:bidi="he-IL"/>
                            </w:rPr>
                            <m:t>β</m:t>
                          </w:ins>
                        </m:r>
                      </m:e>
                      <m:sub>
                        <m:r>
                          <w:ins w:id="223" w:author="Harpak, Arbel" w:date="2022-03-31T17:06:00Z">
                            <w:rPr>
                              <w:rFonts w:ascii="Cambria Math" w:hAnsi="Cambria Math" w:cs="Arial"/>
                              <w:color w:val="000000"/>
                              <w:lang w:bidi="he-IL"/>
                            </w:rPr>
                            <m:t>m</m:t>
                          </w:ins>
                        </m:r>
                      </m:sub>
                    </m:sSub>
                    <m:r>
                      <w:ins w:id="224" w:author="Harpak, Arbel" w:date="2022-03-31T17:06:00Z">
                        <w:rPr>
                          <w:rFonts w:ascii="Cambria Math" w:eastAsiaTheme="minorEastAsia" w:hAnsi="Cambria Math" w:cs="Arial"/>
                          <w:color w:val="000000"/>
                          <w:lang w:bidi="he-IL"/>
                        </w:rPr>
                        <m:t>+</m:t>
                      </w:ins>
                    </m:r>
                    <m:sSub>
                      <m:sSubPr>
                        <m:ctrlPr>
                          <w:ins w:id="225" w:author="Harpak, Arbel" w:date="2022-03-31T17:06:00Z">
                            <w:rPr>
                              <w:rFonts w:ascii="Cambria Math" w:hAnsi="Cambria Math" w:cs="Arial"/>
                              <w:color w:val="000000"/>
                              <w:lang w:bidi="he-IL"/>
                            </w:rPr>
                          </w:ins>
                        </m:ctrlPr>
                      </m:sSubPr>
                      <m:e>
                        <m:r>
                          <w:ins w:id="226" w:author="Harpak, Arbel" w:date="2022-03-31T17:06:00Z">
                            <w:rPr>
                              <w:rFonts w:ascii="Cambria Math" w:hAnsi="Cambria Math" w:cs="Arial"/>
                              <w:color w:val="000000"/>
                              <w:lang w:bidi="he-IL"/>
                            </w:rPr>
                            <m:t>β</m:t>
                          </w:ins>
                        </m:r>
                      </m:e>
                      <m:sub>
                        <m:r>
                          <w:ins w:id="227" w:author="Harpak, Arbel" w:date="2022-03-31T17:06:00Z">
                            <w:rPr>
                              <w:rFonts w:ascii="Cambria Math" w:hAnsi="Cambria Math" w:cs="Arial"/>
                              <w:color w:val="000000"/>
                              <w:lang w:bidi="he-IL"/>
                            </w:rPr>
                            <m:t>f</m:t>
                          </w:ins>
                        </m:r>
                      </m:sub>
                    </m:sSub>
                  </m:num>
                  <m:den>
                    <m:sSub>
                      <m:sSubPr>
                        <m:ctrlPr>
                          <w:ins w:id="228" w:author="Harpak, Arbel" w:date="2022-03-31T17:06:00Z">
                            <w:rPr>
                              <w:rFonts w:ascii="Cambria Math" w:hAnsi="Cambria Math" w:cs="Arial"/>
                              <w:color w:val="000000"/>
                              <w:lang w:bidi="he-IL"/>
                            </w:rPr>
                          </w:ins>
                        </m:ctrlPr>
                      </m:sSubPr>
                      <m:e>
                        <m:r>
                          <w:ins w:id="229" w:author="Harpak, Arbel" w:date="2022-03-31T17:06:00Z">
                            <w:rPr>
                              <w:rFonts w:ascii="Cambria Math" w:hAnsi="Cambria Math" w:cs="Arial"/>
                              <w:color w:val="000000"/>
                              <w:lang w:bidi="he-IL"/>
                            </w:rPr>
                            <m:t>β</m:t>
                          </w:ins>
                        </m:r>
                      </m:e>
                      <m:sub>
                        <m:r>
                          <w:ins w:id="230" w:author="Harpak, Arbel" w:date="2022-03-31T17:06:00Z">
                            <w:rPr>
                              <w:rFonts w:ascii="Cambria Math" w:hAnsi="Cambria Math" w:cs="Arial"/>
                              <w:color w:val="000000"/>
                              <w:lang w:bidi="he-IL"/>
                            </w:rPr>
                            <m:t>m</m:t>
                          </w:ins>
                        </m:r>
                      </m:sub>
                    </m:sSub>
                    <m:r>
                      <w:ins w:id="231" w:author="Harpak, Arbel" w:date="2022-03-31T17:06:00Z">
                        <w:rPr>
                          <w:rFonts w:ascii="Cambria Math" w:eastAsiaTheme="minorEastAsia" w:hAnsi="Cambria Math" w:cs="Arial"/>
                          <w:color w:val="000000"/>
                          <w:lang w:bidi="he-IL"/>
                        </w:rPr>
                        <m:t>-</m:t>
                      </w:ins>
                    </m:r>
                    <m:sSub>
                      <m:sSubPr>
                        <m:ctrlPr>
                          <w:ins w:id="232" w:author="Harpak, Arbel" w:date="2022-03-31T17:06:00Z">
                            <w:rPr>
                              <w:rFonts w:ascii="Cambria Math" w:hAnsi="Cambria Math" w:cs="Arial"/>
                              <w:color w:val="000000"/>
                              <w:lang w:bidi="he-IL"/>
                            </w:rPr>
                          </w:ins>
                        </m:ctrlPr>
                      </m:sSubPr>
                      <m:e>
                        <m:r>
                          <w:ins w:id="233" w:author="Harpak, Arbel" w:date="2022-03-31T17:06:00Z">
                            <w:rPr>
                              <w:rFonts w:ascii="Cambria Math" w:hAnsi="Cambria Math" w:cs="Arial"/>
                              <w:color w:val="000000"/>
                              <w:lang w:bidi="he-IL"/>
                            </w:rPr>
                            <m:t>β</m:t>
                          </w:ins>
                        </m:r>
                      </m:e>
                      <m:sub>
                        <m:r>
                          <w:ins w:id="234" w:author="Harpak, Arbel" w:date="2022-03-31T17:06:00Z">
                            <w:rPr>
                              <w:rFonts w:ascii="Cambria Math" w:hAnsi="Cambria Math" w:cs="Arial"/>
                              <w:color w:val="000000"/>
                              <w:lang w:bidi="he-IL"/>
                            </w:rPr>
                            <m:t>f</m:t>
                          </w:ins>
                        </m:r>
                      </m:sub>
                    </m:sSub>
                  </m:den>
                </m:f>
                <m:sSub>
                  <m:sSubPr>
                    <m:ctrlPr>
                      <w:ins w:id="235" w:author="Harpak, Arbel" w:date="2022-03-31T17:06:00Z">
                        <w:rPr>
                          <w:rFonts w:ascii="Cambria Math" w:hAnsi="Cambria Math" w:cs="Arial"/>
                          <w:color w:val="000000"/>
                          <w:lang w:bidi="he-IL"/>
                        </w:rPr>
                      </w:ins>
                    </m:ctrlPr>
                  </m:sSubPr>
                  <m:e>
                    <m:r>
                      <w:ins w:id="236" w:author="Harpak, Arbel" w:date="2022-03-31T17:06:00Z">
                        <w:rPr>
                          <w:rFonts w:ascii="Cambria Math" w:hAnsi="Cambria Math" w:cs="Arial"/>
                          <w:color w:val="000000"/>
                          <w:lang w:bidi="he-IL"/>
                        </w:rPr>
                        <m:t>(</m:t>
                      </w:ins>
                    </m:r>
                    <m:r>
                      <w:ins w:id="237" w:author="Harpak, Arbel" w:date="2022-03-31T17:06:00Z">
                        <w:rPr>
                          <w:rFonts w:ascii="Cambria Math" w:hAnsi="Cambria Math" w:cs="Arial"/>
                          <w:color w:val="000000"/>
                          <w:lang w:bidi="he-IL"/>
                        </w:rPr>
                        <m:t>β</m:t>
                      </w:ins>
                    </m:r>
                  </m:e>
                  <m:sub>
                    <m:r>
                      <w:ins w:id="238" w:author="Harpak, Arbel" w:date="2022-03-31T17:06:00Z">
                        <w:rPr>
                          <w:rFonts w:ascii="Cambria Math" w:hAnsi="Cambria Math" w:cs="Arial"/>
                          <w:color w:val="000000"/>
                          <w:lang w:bidi="he-IL"/>
                        </w:rPr>
                        <m:t>m</m:t>
                      </w:ins>
                    </m:r>
                  </m:sub>
                </m:sSub>
                <m:r>
                  <w:ins w:id="239" w:author="Harpak, Arbel" w:date="2022-03-31T17:06:00Z">
                    <w:rPr>
                      <w:rFonts w:ascii="Cambria Math" w:eastAsiaTheme="minorEastAsia" w:hAnsi="Cambria Math" w:cs="Arial"/>
                      <w:color w:val="000000"/>
                      <w:lang w:bidi="he-IL"/>
                    </w:rPr>
                    <m:t>-</m:t>
                  </w:ins>
                </m:r>
                <m:sSub>
                  <m:sSubPr>
                    <m:ctrlPr>
                      <w:ins w:id="240" w:author="Harpak, Arbel" w:date="2022-03-31T17:06:00Z">
                        <w:rPr>
                          <w:rFonts w:ascii="Cambria Math" w:hAnsi="Cambria Math" w:cs="Arial"/>
                          <w:color w:val="000000"/>
                          <w:lang w:bidi="he-IL"/>
                        </w:rPr>
                      </w:ins>
                    </m:ctrlPr>
                  </m:sSubPr>
                  <m:e>
                    <m:r>
                      <w:ins w:id="241" w:author="Harpak, Arbel" w:date="2022-03-31T17:06:00Z">
                        <w:rPr>
                          <w:rFonts w:ascii="Cambria Math" w:hAnsi="Cambria Math" w:cs="Arial"/>
                          <w:color w:val="000000"/>
                          <w:lang w:bidi="he-IL"/>
                        </w:rPr>
                        <m:t>β</m:t>
                      </w:ins>
                    </m:r>
                  </m:e>
                  <m:sub>
                    <m:r>
                      <w:ins w:id="242" w:author="Harpak, Arbel" w:date="2022-03-31T17:06:00Z">
                        <w:rPr>
                          <w:rFonts w:ascii="Cambria Math" w:hAnsi="Cambria Math" w:cs="Arial"/>
                          <w:color w:val="000000"/>
                          <w:lang w:bidi="he-IL"/>
                        </w:rPr>
                        <m:t>f</m:t>
                      </w:ins>
                    </m:r>
                  </m:sub>
                </m:sSub>
                <m:r>
                  <w:ins w:id="243" w:author="Harpak, Arbel" w:date="2022-03-31T17:06:00Z">
                    <w:rPr>
                      <w:rFonts w:ascii="Cambria Math" w:eastAsiaTheme="minorEastAsia" w:hAnsi="Cambria Math" w:cs="Arial"/>
                      <w:color w:val="000000"/>
                      <w:lang w:bidi="he-IL"/>
                    </w:rPr>
                    <m:t>)</m:t>
                  </w:ins>
                </m:r>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61BDB955"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28</w:t>
            </w:r>
            <w:r w:rsidRPr="008D0E34">
              <w:rPr>
                <w:rFonts w:ascii="Arial" w:hAnsi="Arial" w:cs="Arial"/>
              </w:rPr>
              <w:t>)</w:t>
            </w:r>
          </w:p>
        </w:tc>
      </w:tr>
    </w:tbl>
    <w:p w14:paraId="5FA0DA5B"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p w14:paraId="6B458ABA" w14:textId="601BB851" w:rsidR="00530798" w:rsidRDefault="00530798" w:rsidP="00F81312">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Finally, using</w:t>
      </w:r>
      <w:r w:rsidR="00BD6204">
        <w:rPr>
          <w:rFonts w:ascii="Arial" w:hAnsi="Arial" w:cs="Arial"/>
          <w:color w:val="000000"/>
          <w:lang w:bidi="he-IL"/>
        </w:rPr>
        <w:t xml:space="preserve"> </w:t>
      </w:r>
      <w:r w:rsidR="00BD6204">
        <w:rPr>
          <w:rFonts w:ascii="Arial" w:hAnsi="Arial" w:cs="Arial"/>
          <w:b/>
          <w:bCs/>
          <w:color w:val="000000"/>
          <w:lang w:bidi="he-IL"/>
        </w:rPr>
        <w:t>Eq. 25</w:t>
      </w:r>
      <w:r w:rsidRPr="00530798">
        <w:rPr>
          <w:rFonts w:ascii="Arial" w:hAnsi="Arial" w:cs="Arial"/>
          <w:i/>
          <w:iCs/>
          <w:color w:val="000000"/>
          <w:lang w:bidi="he-IL"/>
        </w:rPr>
        <w:t>,</w:t>
      </w:r>
      <w:r w:rsidRPr="00530798">
        <w:rPr>
          <w:rFonts w:ascii="Arial" w:hAnsi="Arial" w:cs="Arial"/>
          <w:color w:val="000000"/>
          <w:lang w:bidi="he-IL"/>
        </w:rPr>
        <w:t xml:space="preserve"> </w:t>
      </w:r>
    </w:p>
    <w:p w14:paraId="17B44A9E"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5F4EC9DB"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29</w:t>
            </w:r>
            <w:r w:rsidRPr="008D0E34">
              <w:rPr>
                <w:rFonts w:ascii="Arial" w:hAnsi="Arial" w:cs="Arial"/>
              </w:rPr>
              <w:t>)</w:t>
            </w:r>
          </w:p>
        </w:tc>
      </w:tr>
    </w:tbl>
    <w:p w14:paraId="259D6E60" w14:textId="77777777" w:rsidR="00F81312" w:rsidRDefault="00F81312" w:rsidP="00185424">
      <w:pPr>
        <w:autoSpaceDE w:val="0"/>
        <w:autoSpaceDN w:val="0"/>
        <w:adjustRightInd w:val="0"/>
        <w:spacing w:after="0" w:line="360" w:lineRule="auto"/>
        <w:jc w:val="both"/>
        <w:rPr>
          <w:rFonts w:ascii="Arial" w:hAnsi="Arial" w:cs="Arial"/>
          <w:color w:val="000000"/>
          <w:lang w:bidi="he-IL"/>
        </w:rPr>
      </w:pPr>
    </w:p>
    <w:p w14:paraId="515F14CA" w14:textId="1F383879"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which together with </w:t>
      </w:r>
      <w:r w:rsidR="004648A1">
        <w:rPr>
          <w:rFonts w:ascii="Arial" w:hAnsi="Arial" w:cs="Arial"/>
          <w:b/>
          <w:bCs/>
          <w:color w:val="000000"/>
          <w:lang w:bidi="he-IL"/>
        </w:rPr>
        <w:t>E</w:t>
      </w:r>
      <w:r w:rsidRPr="004648A1">
        <w:rPr>
          <w:rFonts w:ascii="Arial" w:hAnsi="Arial" w:cs="Arial"/>
          <w:b/>
          <w:bCs/>
          <w:color w:val="000000"/>
          <w:lang w:bidi="he-IL"/>
        </w:rPr>
        <w:t xml:space="preserve">q. </w:t>
      </w:r>
      <w:r w:rsidR="004648A1">
        <w:rPr>
          <w:rFonts w:ascii="Arial" w:hAnsi="Arial" w:cs="Arial"/>
          <w:b/>
          <w:bCs/>
          <w:color w:val="000000"/>
          <w:lang w:bidi="he-IL"/>
        </w:rPr>
        <w:t>2</w:t>
      </w:r>
      <w:r w:rsidRPr="004648A1">
        <w:rPr>
          <w:rFonts w:ascii="Arial" w:hAnsi="Arial" w:cs="Arial"/>
          <w:b/>
          <w:bCs/>
          <w:color w:val="000000"/>
          <w:lang w:bidi="he-IL"/>
        </w:rPr>
        <w:t>8</w:t>
      </w:r>
      <w:r w:rsidRPr="00530798">
        <w:rPr>
          <w:rFonts w:ascii="Arial" w:hAnsi="Arial" w:cs="Arial"/>
          <w:color w:val="000000"/>
          <w:lang w:bidi="he-IL"/>
        </w:rPr>
        <w:t xml:space="preserve"> gives</w:t>
      </w:r>
    </w:p>
    <w:p w14:paraId="40361AF3" w14:textId="77777777" w:rsidR="00F81312" w:rsidRDefault="00F81312"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6FF91845"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30</w:t>
            </w:r>
            <w:r w:rsidRPr="008D0E34">
              <w:rPr>
                <w:rFonts w:ascii="Arial" w:hAnsi="Arial" w:cs="Arial"/>
              </w:rPr>
              <w:t>)</w:t>
            </w:r>
          </w:p>
        </w:tc>
      </w:tr>
    </w:tbl>
    <w:p w14:paraId="65DB4E49"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p w14:paraId="2D7BB523" w14:textId="0027CDCC" w:rsidR="00530798" w:rsidRDefault="00530798" w:rsidP="00F81312">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hAnsi="Arial" w:cs="Arial"/>
          <w:color w:val="000000"/>
          <w:lang w:bidi="he-IL"/>
        </w:rPr>
        <w:t xml:space="preserve">We denote the heritability due to </w:t>
      </w:r>
      <w:proofErr w:type="spellStart"/>
      <w:r w:rsidRPr="00530798">
        <w:rPr>
          <w:rFonts w:ascii="Arial" w:hAnsi="Arial" w:cs="Arial"/>
          <w:color w:val="000000"/>
          <w:lang w:bidi="he-IL"/>
        </w:rPr>
        <w:t>GxSex</w:t>
      </w:r>
      <w:proofErr w:type="spellEnd"/>
      <w:r w:rsidRPr="00530798">
        <w:rPr>
          <w:rFonts w:ascii="Arial" w:hAnsi="Arial" w:cs="Arial"/>
          <w:color w:val="000000"/>
          <w:lang w:bidi="he-IL"/>
        </w:rPr>
        <w:t xml:space="preserve"> at the locus as </w:t>
      </w:r>
      <m:oMath>
        <m:r>
          <w:del w:id="244" w:author="Harpak, Arbel" w:date="2022-03-31T14:52:00Z">
            <w:rPr>
              <w:rFonts w:ascii="Cambria Math" w:eastAsiaTheme="minorEastAsia" w:hAnsi="Cambria Math" w:cs="Arial"/>
              <w:color w:val="000000"/>
              <w:lang w:bidi="he-IL"/>
            </w:rPr>
            <m:t>v</m:t>
          </w:del>
        </m:r>
        <m:sSub>
          <m:sSubPr>
            <m:ctrlPr>
              <w:ins w:id="245" w:author="Harpak, Arbel" w:date="2022-03-31T14:52:00Z">
                <w:rPr>
                  <w:rFonts w:ascii="Cambria Math" w:eastAsiaTheme="minorEastAsia" w:hAnsi="Cambria Math" w:cs="Arial"/>
                  <w:i/>
                  <w:color w:val="000000"/>
                  <w:lang w:bidi="he-IL"/>
                </w:rPr>
              </w:ins>
            </m:ctrlPr>
          </m:sSubPr>
          <m:e>
            <m:r>
              <w:ins w:id="246" w:author="Harpak, Arbel" w:date="2022-03-31T14:52:00Z">
                <w:rPr>
                  <w:rFonts w:ascii="Cambria Math" w:eastAsiaTheme="minorEastAsia" w:hAnsi="Cambria Math" w:cs="Arial"/>
                  <w:color w:val="000000"/>
                  <w:lang w:bidi="he-IL"/>
                </w:rPr>
                <m:t>V</m:t>
              </w:ins>
            </m:r>
          </m:e>
          <m:sub>
            <m:r>
              <w:ins w:id="247" w:author="Harpak, Arbel" w:date="2022-03-31T14:52:00Z">
                <w:rPr>
                  <w:rFonts w:ascii="Cambria Math" w:eastAsiaTheme="minorEastAsia" w:hAnsi="Cambria Math" w:cs="Arial"/>
                  <w:color w:val="000000"/>
                  <w:lang w:bidi="he-IL"/>
                </w:rPr>
                <m:t>GxSex</m:t>
              </w:ins>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ascii="Arial" w:eastAsiaTheme="minorEastAsia" w:hAnsi="Arial" w:cs="Arial"/>
          <w:color w:val="000000"/>
          <w:lang w:bidi="he-IL"/>
        </w:rPr>
        <w:t xml:space="preserve"> and the parameter relating this contribution to the differentiation in allele frequencies as </w:t>
      </w:r>
    </w:p>
    <w:p w14:paraId="1FB6DF32" w14:textId="77777777" w:rsidR="00F81312" w:rsidRDefault="00F81312" w:rsidP="00F81312">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C914BC">
            <w:pPr>
              <w:spacing w:line="360" w:lineRule="auto"/>
              <w:jc w:val="center"/>
              <w:rPr>
                <w:rFonts w:ascii="Arial" w:hAnsi="Arial"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2605E222"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31</w:t>
            </w:r>
            <w:r w:rsidRPr="008D0E34">
              <w:rPr>
                <w:rFonts w:ascii="Arial" w:hAnsi="Arial" w:cs="Arial"/>
              </w:rPr>
              <w:t>)</w:t>
            </w:r>
          </w:p>
        </w:tc>
      </w:tr>
    </w:tbl>
    <w:p w14:paraId="6520D2D9" w14:textId="77777777" w:rsidR="00F81312" w:rsidRDefault="00F81312" w:rsidP="00185424">
      <w:pPr>
        <w:autoSpaceDE w:val="0"/>
        <w:autoSpaceDN w:val="0"/>
        <w:adjustRightInd w:val="0"/>
        <w:spacing w:after="0" w:line="360" w:lineRule="auto"/>
        <w:jc w:val="both"/>
        <w:rPr>
          <w:rFonts w:ascii="Arial" w:eastAsiaTheme="minorEastAsia" w:hAnsi="Arial" w:cs="Arial"/>
          <w:color w:val="000000"/>
          <w:lang w:bidi="he-IL"/>
        </w:rPr>
      </w:pPr>
    </w:p>
    <w:p w14:paraId="2BE7D102" w14:textId="51C3ABD0" w:rsidR="00530798" w:rsidRDefault="00530798" w:rsidP="00185424">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eastAsiaTheme="minorEastAsia" w:hAnsi="Arial" w:cs="Arial"/>
          <w:color w:val="000000"/>
          <w:lang w:bidi="he-IL"/>
        </w:rPr>
        <w:t xml:space="preserve">and plug </w:t>
      </w:r>
      <w:r w:rsidR="00A573D5">
        <w:rPr>
          <w:rFonts w:ascii="Arial" w:eastAsiaTheme="minorEastAsia" w:hAnsi="Arial" w:cs="Arial"/>
          <w:b/>
          <w:bCs/>
          <w:color w:val="000000"/>
          <w:lang w:bidi="he-IL"/>
        </w:rPr>
        <w:t>E</w:t>
      </w:r>
      <w:r w:rsidRPr="00A573D5">
        <w:rPr>
          <w:rFonts w:ascii="Arial" w:eastAsiaTheme="minorEastAsia" w:hAnsi="Arial" w:cs="Arial"/>
          <w:b/>
          <w:bCs/>
          <w:color w:val="000000"/>
          <w:lang w:bidi="he-IL"/>
        </w:rPr>
        <w:t xml:space="preserve">q. </w:t>
      </w:r>
      <w:r w:rsidR="00A573D5" w:rsidRPr="00A573D5">
        <w:rPr>
          <w:rFonts w:ascii="Arial" w:eastAsiaTheme="minorEastAsia" w:hAnsi="Arial" w:cs="Arial"/>
          <w:b/>
          <w:bCs/>
          <w:color w:val="000000"/>
          <w:lang w:bidi="he-IL"/>
        </w:rPr>
        <w:t>2</w:t>
      </w:r>
      <w:r w:rsidRPr="00A573D5">
        <w:rPr>
          <w:rFonts w:ascii="Arial" w:eastAsiaTheme="minorEastAsia" w:hAnsi="Arial" w:cs="Arial"/>
          <w:b/>
          <w:bCs/>
          <w:color w:val="000000"/>
          <w:lang w:bidi="he-IL"/>
        </w:rPr>
        <w:t>9</w:t>
      </w:r>
      <w:r w:rsidRPr="00530798">
        <w:rPr>
          <w:rFonts w:ascii="Arial" w:eastAsiaTheme="minorEastAsia" w:hAnsi="Arial" w:cs="Arial"/>
          <w:color w:val="000000"/>
          <w:lang w:bidi="he-IL"/>
        </w:rPr>
        <w:t xml:space="preserve"> into </w:t>
      </w:r>
      <w:r w:rsidR="00A573D5">
        <w:rPr>
          <w:rFonts w:ascii="Arial" w:eastAsiaTheme="minorEastAsia" w:hAnsi="Arial" w:cs="Arial"/>
          <w:b/>
          <w:bCs/>
          <w:color w:val="000000"/>
          <w:lang w:bidi="he-IL"/>
        </w:rPr>
        <w:t>E</w:t>
      </w:r>
      <w:r w:rsidRPr="00A573D5">
        <w:rPr>
          <w:rFonts w:ascii="Arial" w:eastAsiaTheme="minorEastAsia" w:hAnsi="Arial" w:cs="Arial"/>
          <w:b/>
          <w:bCs/>
          <w:color w:val="000000"/>
          <w:lang w:bidi="he-IL"/>
        </w:rPr>
        <w:t xml:space="preserve">q. </w:t>
      </w:r>
      <w:r w:rsidR="00A573D5" w:rsidRPr="00A573D5">
        <w:rPr>
          <w:rFonts w:ascii="Arial" w:eastAsiaTheme="minorEastAsia" w:hAnsi="Arial" w:cs="Arial"/>
          <w:b/>
          <w:bCs/>
          <w:color w:val="000000"/>
          <w:lang w:bidi="he-IL"/>
        </w:rPr>
        <w:t>25</w:t>
      </w:r>
      <w:r w:rsidRPr="00530798">
        <w:rPr>
          <w:rFonts w:ascii="Arial" w:eastAsiaTheme="minorEastAsia" w:hAnsi="Arial" w:cs="Arial"/>
          <w:color w:val="000000"/>
          <w:lang w:bidi="he-IL"/>
        </w:rPr>
        <w:t>, we get</w:t>
      </w:r>
    </w:p>
    <w:p w14:paraId="351B07E1" w14:textId="77777777" w:rsidR="00E8567B" w:rsidRDefault="00E8567B" w:rsidP="00185424">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759D226A" w:rsidR="00E8567B" w:rsidRPr="008C5635" w:rsidRDefault="00B45320"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ins w:id="248" w:author="Harpak, Arbel" w:date="2022-03-31T14:52:00Z">
                        <w:rPr>
                          <w:rFonts w:ascii="Cambria Math" w:eastAsiaTheme="minorEastAsia" w:hAnsi="Cambria Math" w:cs="Arial"/>
                          <w:i/>
                          <w:color w:val="000000"/>
                          <w:lang w:bidi="he-IL"/>
                        </w:rPr>
                      </w:ins>
                    </m:ctrlPr>
                  </m:sSubPr>
                  <m:e>
                    <m:r>
                      <w:ins w:id="249" w:author="Harpak, Arbel" w:date="2022-03-31T14:52:00Z">
                        <w:rPr>
                          <w:rFonts w:ascii="Cambria Math" w:eastAsiaTheme="minorEastAsia" w:hAnsi="Cambria Math" w:cs="Arial"/>
                          <w:color w:val="000000"/>
                          <w:lang w:bidi="he-IL"/>
                        </w:rPr>
                        <m:t>V</m:t>
                      </w:ins>
                    </m:r>
                  </m:e>
                  <m:sub>
                    <m:r>
                      <w:ins w:id="250" w:author="Harpak, Arbel" w:date="2022-03-31T14:52:00Z">
                        <w:rPr>
                          <w:rFonts w:ascii="Cambria Math" w:eastAsiaTheme="minorEastAsia" w:hAnsi="Cambria Math" w:cs="Arial"/>
                          <w:color w:val="000000"/>
                          <w:lang w:bidi="he-IL"/>
                        </w:rPr>
                        <m:t>GxSex</m:t>
                      </w:ins>
                    </m:r>
                  </m:sub>
                </m:sSub>
                <m:sSub>
                  <m:sSubPr>
                    <m:ctrlPr>
                      <w:del w:id="251" w:author="Harpak, Arbel" w:date="2022-03-31T14:52:00Z">
                        <w:rPr>
                          <w:rFonts w:ascii="Cambria Math" w:hAnsi="Cambria Math" w:cs="Arial"/>
                          <w:color w:val="000000"/>
                          <w:lang w:bidi="he-IL"/>
                        </w:rPr>
                      </w:del>
                    </m:ctrlPr>
                  </m:sSubPr>
                  <m:e>
                    <m:r>
                      <w:del w:id="252" w:author="Harpak, Arbel" w:date="2022-03-31T14:52:00Z">
                        <w:rPr>
                          <w:rFonts w:ascii="Cambria Math" w:hAnsi="Cambria Math" w:cs="Arial"/>
                          <w:color w:val="000000"/>
                          <w:lang w:bidi="he-IL"/>
                        </w:rPr>
                        <m:t>V</m:t>
                      </w:del>
                    </m:r>
                  </m:e>
                  <m:sub>
                    <m:r>
                      <w:del w:id="253" w:author="Harpak, Arbel" w:date="2022-03-31T14:52:00Z">
                        <w:rPr>
                          <w:rFonts w:ascii="Cambria Math" w:hAnsi="Cambria Math" w:cs="Arial"/>
                          <w:color w:val="000000"/>
                          <w:lang w:bidi="he-IL"/>
                        </w:rPr>
                        <m:t>GxS</m:t>
                      </w:del>
                    </m:r>
                  </m:sub>
                </m:sSub>
                <m:r>
                  <w:rPr>
                    <w:rFonts w:ascii="Cambria Math" w:hAnsi="Cambria Math" w:cs="Arial"/>
                    <w:color w:val="000000"/>
                    <w:lang w:bidi="he-IL"/>
                  </w:rPr>
                  <m:t>.</m:t>
                </m:r>
              </m:oMath>
            </m:oMathPara>
          </w:p>
        </w:tc>
        <w:tc>
          <w:tcPr>
            <w:tcW w:w="608" w:type="dxa"/>
          </w:tcPr>
          <w:p w14:paraId="0C7CFF82" w14:textId="1230EE0A" w:rsidR="00E8567B" w:rsidRPr="008D0E34" w:rsidRDefault="00036992" w:rsidP="00C914BC">
            <w:pPr>
              <w:spacing w:line="360" w:lineRule="auto"/>
              <w:jc w:val="right"/>
              <w:rPr>
                <w:rFonts w:ascii="Arial" w:hAnsi="Arial" w:cs="Arial"/>
              </w:rPr>
            </w:pPr>
            <w:r>
              <w:rPr>
                <w:rFonts w:ascii="Arial" w:hAnsi="Arial" w:cs="Arial"/>
              </w:rPr>
              <w:t>(32)</w:t>
            </w:r>
          </w:p>
        </w:tc>
      </w:tr>
    </w:tbl>
    <w:p w14:paraId="5A652746" w14:textId="77777777" w:rsidR="00530798" w:rsidRPr="00530798" w:rsidRDefault="00530798" w:rsidP="00185424">
      <w:pPr>
        <w:spacing w:after="0" w:line="360" w:lineRule="auto"/>
        <w:rPr>
          <w:lang w:bidi="he-IL"/>
        </w:rPr>
      </w:pPr>
    </w:p>
    <w:p w14:paraId="2A3AEF1D" w14:textId="2203FC43" w:rsidR="00530798" w:rsidRPr="00530798" w:rsidRDefault="00530798" w:rsidP="00185424">
      <w:pPr>
        <w:pStyle w:val="Heading3"/>
        <w:rPr>
          <w:lang w:bidi="he-IL"/>
        </w:rPr>
      </w:pPr>
      <w:r w:rsidRPr="00530798">
        <w:rPr>
          <w:lang w:bidi="he-IL"/>
        </w:rPr>
        <w:t>Gathering and Filtering Allele Frequency Data</w:t>
      </w:r>
    </w:p>
    <w:p w14:paraId="7679C855" w14:textId="67001BC6" w:rsid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downloaded allele frequency data from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dataset </w:t>
      </w:r>
      <w:sdt>
        <w:sdtPr>
          <w:rPr>
            <w:rFonts w:ascii="Arial" w:hAnsi="Arial"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DD51E7" w:rsidRPr="00DD51E7">
            <w:rPr>
              <w:rFonts w:ascii="Arial" w:hAnsi="Arial" w:cs="Arial"/>
              <w:color w:val="000000"/>
              <w:lang w:bidi="he-IL"/>
            </w:rPr>
            <w:t>(</w:t>
          </w:r>
          <w:proofErr w:type="spellStart"/>
          <w:r w:rsidR="00DD51E7" w:rsidRPr="00DD51E7">
            <w:rPr>
              <w:rFonts w:ascii="Arial" w:hAnsi="Arial" w:cs="Arial"/>
              <w:color w:val="000000"/>
              <w:lang w:bidi="he-IL"/>
            </w:rPr>
            <w:t>Karczewski</w:t>
          </w:r>
          <w:proofErr w:type="spellEnd"/>
          <w:r w:rsidR="00DD51E7" w:rsidRPr="00DD51E7">
            <w:rPr>
              <w:rFonts w:ascii="Arial" w:hAnsi="Arial" w:cs="Arial"/>
              <w:color w:val="000000"/>
              <w:lang w:bidi="he-IL"/>
            </w:rPr>
            <w:t xml:space="preserve"> et al., 2020)</w:t>
          </w:r>
        </w:sdtContent>
      </w:sdt>
      <w:r w:rsidR="00262381">
        <w:rPr>
          <w:rFonts w:ascii="Arial" w:hAnsi="Arial" w:cs="Arial"/>
          <w:color w:val="000000"/>
          <w:lang w:bidi="he-IL"/>
        </w:rPr>
        <w:t xml:space="preserve"> </w:t>
      </w:r>
      <w:r w:rsidRPr="00530798">
        <w:rPr>
          <w:rFonts w:ascii="Arial" w:hAnsi="Arial" w:cs="Arial"/>
          <w:color w:val="000000"/>
          <w:lang w:bidi="he-IL"/>
        </w:rPr>
        <w:t xml:space="preserve">a consortium of several ongoing global research projects.  Specifically, we used </w:t>
      </w:r>
      <w:proofErr w:type="spellStart"/>
      <w:r w:rsidRPr="00821DDE">
        <w:rPr>
          <w:rFonts w:ascii="Arial" w:hAnsi="Arial" w:cs="Arial"/>
          <w:i/>
          <w:iCs/>
          <w:color w:val="000000"/>
          <w:lang w:bidi="he-IL"/>
        </w:rPr>
        <w:t>gnomAD</w:t>
      </w:r>
      <w:proofErr w:type="spellEnd"/>
      <w:r w:rsidRPr="00821DDE">
        <w:rPr>
          <w:rFonts w:ascii="Arial" w:hAnsi="Arial" w:cs="Arial"/>
          <w:i/>
          <w:iCs/>
          <w:color w:val="000000"/>
          <w:lang w:bidi="he-IL"/>
        </w:rPr>
        <w:t xml:space="preserve"> v3.1.2</w:t>
      </w:r>
      <w:r w:rsidRPr="00530798">
        <w:rPr>
          <w:rFonts w:ascii="Arial" w:hAnsi="Arial" w:cs="Arial"/>
          <w:color w:val="000000"/>
          <w:lang w:bidi="he-IL"/>
        </w:rPr>
        <w:t xml:space="preserve"> which consists of 76,156 whole genome sequences mapped to the GRCh38 reference.  This data is labeled by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and available for download with information about the sample demographics.  The data is divided into ten ancestry groups: African/African American samples (abbreviated “</w:t>
      </w:r>
      <w:proofErr w:type="spellStart"/>
      <w:r w:rsidRPr="00530798">
        <w:rPr>
          <w:rFonts w:ascii="Arial" w:hAnsi="Arial" w:cs="Arial"/>
          <w:color w:val="000000"/>
          <w:lang w:bidi="he-IL"/>
        </w:rPr>
        <w:t>afr</w:t>
      </w:r>
      <w:proofErr w:type="spellEnd"/>
      <w:r w:rsidRPr="00530798">
        <w:rPr>
          <w:rFonts w:ascii="Arial" w:hAnsi="Arial" w:cs="Arial"/>
          <w:color w:val="000000"/>
          <w:lang w:bidi="he-IL"/>
        </w:rPr>
        <w:t xml:space="preserve">” in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files); Amish (“</w:t>
      </w:r>
      <w:proofErr w:type="spellStart"/>
      <w:r w:rsidRPr="00530798">
        <w:rPr>
          <w:rFonts w:ascii="Arial" w:hAnsi="Arial" w:cs="Arial"/>
          <w:color w:val="000000"/>
          <w:lang w:bidi="he-IL"/>
        </w:rPr>
        <w:t>ami</w:t>
      </w:r>
      <w:proofErr w:type="spellEnd"/>
      <w:r w:rsidRPr="00530798">
        <w:rPr>
          <w:rFonts w:ascii="Arial" w:hAnsi="Arial" w:cs="Arial"/>
          <w:color w:val="000000"/>
          <w:lang w:bidi="he-IL"/>
        </w:rPr>
        <w:t>”); Latino/Admixed American (“</w:t>
      </w:r>
      <w:proofErr w:type="spellStart"/>
      <w:r w:rsidRPr="00530798">
        <w:rPr>
          <w:rFonts w:ascii="Arial" w:hAnsi="Arial" w:cs="Arial"/>
          <w:color w:val="000000"/>
          <w:lang w:bidi="he-IL"/>
        </w:rPr>
        <w:t>amr</w:t>
      </w:r>
      <w:proofErr w:type="spellEnd"/>
      <w:r w:rsidRPr="00530798">
        <w:rPr>
          <w:rFonts w:ascii="Arial" w:hAnsi="Arial" w:cs="Arial"/>
          <w:color w:val="000000"/>
          <w:lang w:bidi="he-IL"/>
        </w:rPr>
        <w:t>”); Ashkenazi Jewish (“</w:t>
      </w:r>
      <w:proofErr w:type="spellStart"/>
      <w:r w:rsidRPr="00530798">
        <w:rPr>
          <w:rFonts w:ascii="Arial" w:hAnsi="Arial" w:cs="Arial"/>
          <w:color w:val="000000"/>
          <w:lang w:bidi="he-IL"/>
        </w:rPr>
        <w:t>asj</w:t>
      </w:r>
      <w:proofErr w:type="spellEnd"/>
      <w:r w:rsidRPr="00530798">
        <w:rPr>
          <w:rFonts w:ascii="Arial" w:hAnsi="Arial" w:cs="Arial"/>
          <w:color w:val="000000"/>
          <w:lang w:bidi="he-IL"/>
        </w:rPr>
        <w:t>”); East Asian (“</w:t>
      </w:r>
      <w:proofErr w:type="spellStart"/>
      <w:r w:rsidRPr="00530798">
        <w:rPr>
          <w:rFonts w:ascii="Arial" w:hAnsi="Arial" w:cs="Arial"/>
          <w:color w:val="000000"/>
          <w:lang w:bidi="he-IL"/>
        </w:rPr>
        <w:t>eas</w:t>
      </w:r>
      <w:proofErr w:type="spellEnd"/>
      <w:r w:rsidRPr="00530798">
        <w:rPr>
          <w:rFonts w:ascii="Arial" w:hAnsi="Arial" w:cs="Arial"/>
          <w:color w:val="000000"/>
          <w:lang w:bidi="he-IL"/>
        </w:rPr>
        <w:t>”); Finnish (“fin”); Non-Finnish European (“</w:t>
      </w:r>
      <w:proofErr w:type="spellStart"/>
      <w:r w:rsidRPr="00530798">
        <w:rPr>
          <w:rFonts w:ascii="Arial" w:hAnsi="Arial" w:cs="Arial"/>
          <w:color w:val="000000"/>
          <w:lang w:bidi="he-IL"/>
        </w:rPr>
        <w:t>nfe</w:t>
      </w:r>
      <w:proofErr w:type="spellEnd"/>
      <w:r w:rsidRPr="00530798">
        <w:rPr>
          <w:rFonts w:ascii="Arial" w:hAnsi="Arial" w:cs="Arial"/>
          <w:color w:val="000000"/>
          <w:lang w:bidi="he-IL"/>
        </w:rPr>
        <w:t xml:space="preserve">”); </w:t>
      </w:r>
      <w:r w:rsidRPr="00530798">
        <w:rPr>
          <w:rFonts w:ascii="Arial" w:hAnsi="Arial" w:cs="Arial"/>
          <w:color w:val="000000"/>
          <w:lang w:bidi="he-IL"/>
        </w:rPr>
        <w:lastRenderedPageBreak/>
        <w:t>Middle Eastern (“mid”); South Asian (“</w:t>
      </w:r>
      <w:proofErr w:type="spellStart"/>
      <w:r w:rsidRPr="00530798">
        <w:rPr>
          <w:rFonts w:ascii="Arial" w:hAnsi="Arial" w:cs="Arial"/>
          <w:color w:val="000000"/>
          <w:lang w:bidi="he-IL"/>
        </w:rPr>
        <w:t>sas</w:t>
      </w:r>
      <w:proofErr w:type="spellEnd"/>
      <w:r w:rsidRPr="00530798">
        <w:rPr>
          <w:rFonts w:ascii="Arial" w:hAnsi="Arial" w:cs="Arial"/>
          <w:color w:val="000000"/>
          <w:lang w:bidi="he-IL"/>
        </w:rPr>
        <w:t>”); and samples not assigned to any population, designated Other (“</w:t>
      </w:r>
      <w:proofErr w:type="spellStart"/>
      <w:r w:rsidRPr="00530798">
        <w:rPr>
          <w:rFonts w:ascii="Arial" w:hAnsi="Arial" w:cs="Arial"/>
          <w:color w:val="000000"/>
          <w:lang w:bidi="he-IL"/>
        </w:rPr>
        <w:t>oth</w:t>
      </w:r>
      <w:proofErr w:type="spellEnd"/>
      <w:r w:rsidRPr="00530798">
        <w:rPr>
          <w:rFonts w:ascii="Arial" w:hAnsi="Arial" w:cs="Arial"/>
          <w:color w:val="000000"/>
          <w:lang w:bidi="he-IL"/>
        </w:rPr>
        <w:t xml:space="preserve">”).  The data is also separately divided into two chromosomal sexes, labeled XX and XY, based on coverage of X and Y chromosomes for the given individual.  Aneuploid individuals (e.g., X or XXY) are not included in the dataset.  For the purposes of this study, we refer to XX as Female and XY as Male.  Total numbers of individuals sampled can be found on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website’s help page (</w:t>
      </w:r>
      <w:hyperlink r:id="rId23" w:history="1">
        <w:r w:rsidR="00CA64D1" w:rsidRPr="006E0C60">
          <w:rPr>
            <w:rStyle w:val="Hyperlink"/>
            <w:rFonts w:ascii="Arial" w:hAnsi="Arial" w:cs="Arial"/>
            <w:lang w:bidi="he-IL"/>
          </w:rPr>
          <w:t>https://gnomad.broadinstitute.org/help</w:t>
        </w:r>
      </w:hyperlink>
      <w:r w:rsidRPr="00530798">
        <w:rPr>
          <w:rFonts w:ascii="Arial" w:hAnsi="Arial" w:cs="Arial"/>
          <w:color w:val="000000"/>
          <w:lang w:bidi="he-IL"/>
        </w:rPr>
        <w:t>).</w:t>
      </w:r>
    </w:p>
    <w:p w14:paraId="74AF880D" w14:textId="77777777" w:rsidR="00CA64D1" w:rsidRPr="00530798" w:rsidRDefault="00CA64D1" w:rsidP="00185424">
      <w:pPr>
        <w:autoSpaceDE w:val="0"/>
        <w:autoSpaceDN w:val="0"/>
        <w:adjustRightInd w:val="0"/>
        <w:spacing w:after="0" w:line="360" w:lineRule="auto"/>
        <w:rPr>
          <w:rFonts w:ascii="Arial" w:hAnsi="Arial" w:cs="Arial"/>
          <w:color w:val="000000"/>
          <w:lang w:bidi="he-IL"/>
        </w:rPr>
      </w:pPr>
    </w:p>
    <w:p w14:paraId="390760A9" w14:textId="16340F22"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 is available as direct download in variant call format (.</w:t>
      </w:r>
      <w:proofErr w:type="spellStart"/>
      <w:r w:rsidRPr="00530798">
        <w:rPr>
          <w:rFonts w:ascii="Arial" w:hAnsi="Arial" w:cs="Arial"/>
          <w:color w:val="000000"/>
          <w:lang w:bidi="he-IL"/>
        </w:rPr>
        <w:t>vcf</w:t>
      </w:r>
      <w:proofErr w:type="spellEnd"/>
      <w:r w:rsidRPr="00530798">
        <w:rPr>
          <w:rFonts w:ascii="Arial" w:hAnsi="Arial" w:cs="Arial"/>
          <w:color w:val="000000"/>
          <w:lang w:bidi="he-IL"/>
        </w:rPr>
        <w:t xml:space="preserve">) from their online browser (https://gnomad.broadinstitute.org/downloads).  We downloaded files for all autosomes and used the command-line program </w:t>
      </w:r>
      <w:proofErr w:type="spellStart"/>
      <w:r w:rsidRPr="001673B2">
        <w:rPr>
          <w:rFonts w:ascii="Arial" w:hAnsi="Arial" w:cs="Arial"/>
          <w:i/>
          <w:iCs/>
          <w:color w:val="000000"/>
          <w:lang w:bidi="he-IL"/>
        </w:rPr>
        <w:t>VCFTools</w:t>
      </w:r>
      <w:proofErr w:type="spellEnd"/>
      <w:r w:rsidRPr="00530798">
        <w:rPr>
          <w:rFonts w:ascii="Arial" w:hAnsi="Arial" w:cs="Arial"/>
          <w:color w:val="000000"/>
          <w:lang w:bidi="he-IL"/>
        </w:rPr>
        <w:t xml:space="preserve"> </w:t>
      </w:r>
      <w:sdt>
        <w:sdtPr>
          <w:rPr>
            <w:rFonts w:ascii="Arial" w:hAnsi="Arial"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DefaultPlaceholder_-1854013440"/>
          </w:placeholder>
        </w:sdtPr>
        <w:sdtEndPr/>
        <w:sdtContent>
          <w:r w:rsidR="00DD51E7" w:rsidRPr="00DD51E7">
            <w:rPr>
              <w:rFonts w:ascii="Arial" w:hAnsi="Arial" w:cs="Arial"/>
              <w:color w:val="000000"/>
              <w:lang w:bidi="he-IL"/>
            </w:rPr>
            <w:t>(</w:t>
          </w:r>
          <w:proofErr w:type="spellStart"/>
          <w:r w:rsidR="00DD51E7" w:rsidRPr="00DD51E7">
            <w:rPr>
              <w:rFonts w:ascii="Arial" w:hAnsi="Arial" w:cs="Arial"/>
              <w:color w:val="000000"/>
              <w:lang w:bidi="he-IL"/>
            </w:rPr>
            <w:t>Danecek</w:t>
          </w:r>
          <w:proofErr w:type="spellEnd"/>
          <w:r w:rsidR="00DD51E7" w:rsidRPr="00DD51E7">
            <w:rPr>
              <w:rFonts w:ascii="Arial" w:hAnsi="Arial" w:cs="Arial"/>
              <w:color w:val="000000"/>
              <w:lang w:bidi="he-IL"/>
            </w:rPr>
            <w:t xml:space="preserve"> et al., 2011)</w:t>
          </w:r>
        </w:sdtContent>
      </w:sdt>
      <w:r w:rsidRPr="00530798">
        <w:rPr>
          <w:rFonts w:ascii="Arial" w:hAnsi="Arial" w:cs="Arial"/>
          <w:color w:val="000000"/>
          <w:lang w:bidi="he-IL"/>
        </w:rPr>
        <w:t xml:space="preserve"> to parse the information.  The original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w:t>
      </w:r>
      <w:proofErr w:type="spellStart"/>
      <w:r w:rsidRPr="00530798">
        <w:rPr>
          <w:rFonts w:ascii="Arial" w:hAnsi="Arial" w:cs="Arial"/>
          <w:color w:val="000000"/>
          <w:lang w:bidi="he-IL"/>
        </w:rPr>
        <w:t>vcf</w:t>
      </w:r>
      <w:proofErr w:type="spellEnd"/>
      <w:r w:rsidRPr="00530798">
        <w:rPr>
          <w:rFonts w:ascii="Arial" w:hAnsi="Arial" w:cs="Arial"/>
          <w:color w:val="000000"/>
          <w:lang w:bidi="he-IL"/>
        </w:rPr>
        <w:t xml:space="preserve"> files contain many more INFO fields than were necessary for the scope of our study, so we selected only the following specific columns: CHROM and POS, the chromosomal location; AN, the Allele Number, the total number of alleles sampled for the given locus; AC, the Allele Count, the number of alternative alleles found in the sample; and AF, the Allele Frequency, the frequency of alternative alleles in the sample (i.e., AC/AN).  All of these fields (except for CHROM and POS) are given for each ancestry group and sex and are labeled as such in the .</w:t>
      </w:r>
      <w:proofErr w:type="spellStart"/>
      <w:r w:rsidRPr="00530798">
        <w:rPr>
          <w:rFonts w:ascii="Arial" w:hAnsi="Arial" w:cs="Arial"/>
          <w:color w:val="000000"/>
          <w:lang w:bidi="he-IL"/>
        </w:rPr>
        <w:t>vcf</w:t>
      </w:r>
      <w:proofErr w:type="spellEnd"/>
      <w:r w:rsidRPr="00530798">
        <w:rPr>
          <w:rFonts w:ascii="Arial" w:hAnsi="Arial" w:cs="Arial"/>
          <w:color w:val="000000"/>
          <w:lang w:bidi="he-IL"/>
        </w:rPr>
        <w:t xml:space="preserve"> fields e.g., </w:t>
      </w:r>
      <w:proofErr w:type="spellStart"/>
      <w:r w:rsidRPr="00530798">
        <w:rPr>
          <w:rFonts w:ascii="Arial" w:hAnsi="Arial" w:cs="Arial"/>
          <w:color w:val="000000"/>
          <w:lang w:bidi="he-IL"/>
        </w:rPr>
        <w:t>AN_afr_XX</w:t>
      </w:r>
      <w:proofErr w:type="spellEnd"/>
      <w:r w:rsidRPr="00530798">
        <w:rPr>
          <w:rFonts w:ascii="Arial" w:hAnsi="Arial" w:cs="Arial"/>
          <w:color w:val="000000"/>
          <w:lang w:bidi="he-IL"/>
        </w:rPr>
        <w:t>.</w:t>
      </w:r>
    </w:p>
    <w:p w14:paraId="6B140FEE"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7BB403CF" w14:textId="35AC87D7"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then passed this data through several filtering steps to remove loci which would not be useful to the analysis.  During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 acquisition process, we only chose sites for which the alternative alleles were single nucleotide polymorphisms (SNPs) as opposed to structural mutations such as insertions or deletions, and only kept those sites which were bi-allelic.  After selecting the specific columns of interest but before performing any other filtering, our whole-genome dataset consisted of 2,288,867 sites.  We filtered the data by first simply removing any loci with missing data (labeled as a “?” in the .</w:t>
      </w:r>
      <w:proofErr w:type="spellStart"/>
      <w:r w:rsidRPr="00530798">
        <w:rPr>
          <w:rFonts w:ascii="Arial" w:hAnsi="Arial" w:cs="Arial"/>
          <w:color w:val="000000"/>
          <w:lang w:bidi="he-IL"/>
        </w:rPr>
        <w:t>vcf</w:t>
      </w:r>
      <w:proofErr w:type="spellEnd"/>
      <w:r w:rsidRPr="00530798">
        <w:rPr>
          <w:rFonts w:ascii="Arial" w:hAnsi="Arial" w:cs="Arial"/>
          <w:color w:val="000000"/>
          <w:lang w:bidi="he-IL"/>
        </w:rPr>
        <w:t xml:space="preserve">).  This removed 3,698 sites, bringing the total number down from 2,288,867 to 2,285,169 sites.  In an effort to avoid confounding results that could arise from population substructure, we split the data into the different ancestry groups labeled by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and worked with the data in each subpopulation separately from this point forward.  We removed any loci where there were less than 1,000 alleles in the sample for that site in each specific ancestry group.  The number of loci we removed at this step depended on the sample size of each group, as we removed fewer loci from large populations and removed more loci in small populations (</w:t>
      </w:r>
      <w:r w:rsidR="00DD61F0">
        <w:rPr>
          <w:rFonts w:ascii="Arial" w:hAnsi="Arial" w:cs="Arial"/>
          <w:color w:val="000000"/>
          <w:lang w:bidi="he-IL"/>
        </w:rPr>
        <w:t>REFX</w:t>
      </w:r>
      <w:r w:rsidRPr="00530798">
        <w:rPr>
          <w:rFonts w:ascii="Arial" w:hAnsi="Arial" w:cs="Arial"/>
          <w:color w:val="000000"/>
          <w:lang w:bidi="he-IL"/>
        </w:rPr>
        <w:t xml:space="preserve"> </w:t>
      </w:r>
      <w:r w:rsidRPr="00D67BAF">
        <w:rPr>
          <w:rFonts w:ascii="Arial" w:hAnsi="Arial" w:cs="Arial"/>
          <w:b/>
          <w:bCs/>
          <w:color w:val="000000"/>
          <w:lang w:bidi="he-IL"/>
        </w:rPr>
        <w:t xml:space="preserve">Table </w:t>
      </w:r>
      <w:r w:rsidR="00394EA5" w:rsidRPr="00D67BAF">
        <w:rPr>
          <w:rFonts w:ascii="Arial" w:hAnsi="Arial" w:cs="Arial"/>
          <w:b/>
          <w:bCs/>
          <w:color w:val="000000"/>
          <w:lang w:bidi="he-IL"/>
        </w:rPr>
        <w:t>S</w:t>
      </w:r>
      <w:r w:rsidRPr="00D67BAF">
        <w:rPr>
          <w:rFonts w:ascii="Arial" w:hAnsi="Arial" w:cs="Arial"/>
          <w:b/>
          <w:bCs/>
          <w:color w:val="000000"/>
          <w:lang w:bidi="he-IL"/>
        </w:rPr>
        <w:t>1</w:t>
      </w:r>
      <w:r w:rsidRPr="00530798">
        <w:rPr>
          <w:rFonts w:ascii="Arial" w:hAnsi="Arial" w:cs="Arial"/>
          <w:color w:val="000000"/>
          <w:lang w:bidi="he-IL"/>
        </w:rPr>
        <w:t xml:space="preserve">).  Importantly, from this filtering step we completely removed the Amish and Middle Eastern populations because their low sample sizes meant that there were no loci which had more than </w:t>
      </w:r>
      <w:r w:rsidRPr="00530798">
        <w:rPr>
          <w:rFonts w:ascii="Arial" w:hAnsi="Arial" w:cs="Arial"/>
          <w:color w:val="000000"/>
          <w:lang w:bidi="he-IL"/>
        </w:rPr>
        <w:lastRenderedPageBreak/>
        <w:t>1,000 alleles in the sample.  For this reason, we disregarded these populations for all future work.</w:t>
      </w:r>
    </w:p>
    <w:p w14:paraId="44032132"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471D64E3" w14:textId="77777777" w:rsidR="00530798" w:rsidRPr="00530798" w:rsidRDefault="00530798" w:rsidP="00185424">
      <w:pPr>
        <w:pStyle w:val="Heading3"/>
        <w:rPr>
          <w:vertAlign w:val="subscript"/>
          <w:lang w:bidi="he-IL"/>
        </w:rPr>
      </w:pPr>
      <w:r w:rsidRPr="00530798">
        <w:rPr>
          <w:lang w:bidi="he-IL"/>
        </w:rPr>
        <w:t>Estimating Male-Female F</w:t>
      </w:r>
      <w:r w:rsidRPr="00530798">
        <w:rPr>
          <w:vertAlign w:val="subscript"/>
          <w:lang w:bidi="he-IL"/>
        </w:rPr>
        <w:t>ST</w:t>
      </w:r>
    </w:p>
    <w:p w14:paraId="16ACB87B" w14:textId="658E10FA"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Pr="00530798">
        <w:rPr>
          <w:rFonts w:ascii="Arial" w:hAnsi="Arial" w:cs="Arial"/>
          <w:color w:val="000000"/>
          <w:lang w:bidi="he-IL"/>
        </w:rPr>
        <w:t xml:space="preserve"> for every site remaining in our dataset following </w:t>
      </w:r>
      <w:r w:rsidR="004A6E53">
        <w:rPr>
          <w:rFonts w:ascii="Arial" w:hAnsi="Arial" w:cs="Arial"/>
          <w:b/>
          <w:bCs/>
          <w:color w:val="000000"/>
          <w:lang w:bidi="he-IL"/>
        </w:rPr>
        <w:t>Eq. 21</w:t>
      </w:r>
      <w:r w:rsidRPr="00530798">
        <w:rPr>
          <w:rFonts w:ascii="Arial" w:hAnsi="Arial" w:cs="Arial"/>
          <w:color w:val="000000"/>
          <w:lang w:bidi="he-IL"/>
        </w:rPr>
        <w:t>. We note that this is an upward biased estimator—especially for low levels of</w:t>
      </w:r>
      <w:r w:rsidRPr="00530798">
        <w:rPr>
          <w:rFonts w:ascii="Arial" w:eastAsiaTheme="minorEastAsia" w:hAnsi="Arial"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Pr="00530798">
        <w:rPr>
          <w:rFonts w:ascii="Arial" w:hAnsi="Arial"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Pr="00530798">
        <w:rPr>
          <w:rFonts w:ascii="Arial" w:hAnsi="Arial" w:cs="Arial"/>
          <w:color w:val="000000"/>
          <w:lang w:bidi="he-IL"/>
        </w:rPr>
        <w:t xml:space="preserve">, we could directly use the AF_XX column for each subpopulation.  To get </w:t>
      </w:r>
      <m:oMath>
        <m:r>
          <w:rPr>
            <w:rFonts w:ascii="Cambria Math" w:hAnsi="Cambria Math" w:cs="Arial"/>
            <w:color w:val="000000"/>
            <w:lang w:bidi="he-IL"/>
          </w:rPr>
          <m:t>p</m:t>
        </m:r>
      </m:oMath>
      <w:r w:rsidRPr="00530798">
        <w:rPr>
          <w:rFonts w:ascii="Arial" w:hAnsi="Arial" w:cs="Arial"/>
          <w:color w:val="000000"/>
          <w:lang w:bidi="he-IL"/>
        </w:rPr>
        <w:t xml:space="preserve">, we use (AC_XX + AC_XY) / (AN_XX + AN_XY), such that </w:t>
      </w:r>
      <m:oMath>
        <m:r>
          <w:rPr>
            <w:rFonts w:ascii="Cambria Math" w:hAnsi="Cambria Math" w:cs="Arial"/>
            <w:color w:val="000000"/>
            <w:lang w:bidi="he-IL"/>
          </w:rPr>
          <m:t>p</m:t>
        </m:r>
      </m:oMath>
      <w:r w:rsidRPr="00530798">
        <w:rPr>
          <w:rFonts w:ascii="Arial" w:hAnsi="Arial" w:cs="Arial"/>
          <w:color w:val="000000"/>
          <w:lang w:bidi="he-IL"/>
        </w:rPr>
        <w:t xml:space="preserve"> is given as the number of alternate alleles in the sample divided by the total number of alleles in the sample.</w:t>
      </w:r>
    </w:p>
    <w:p w14:paraId="7B2E179A"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324C75BE" w14:textId="18530351"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removed any loci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ascii="Arial" w:eastAsiaTheme="minorEastAsia" w:hAnsi="Arial" w:cs="Arial"/>
          <w:color w:val="000000"/>
          <w:lang w:bidi="he-IL"/>
        </w:rPr>
        <w:t xml:space="preserve"> “NA”</w:t>
      </w:r>
      <w:r w:rsidRPr="00530798">
        <w:rPr>
          <w:rFonts w:ascii="Arial" w:hAnsi="Arial" w:cs="Arial"/>
          <w:color w:val="000000"/>
          <w:lang w:bidi="he-IL"/>
        </w:rPr>
        <w:t>, indicating that 4pq = 0, or in other words there were no samples with the male or female tag with the alternative allele for that site.  This step resulted in a significant reduction in locus number by one or two orders of magnitude (</w:t>
      </w:r>
      <w:r w:rsidR="007F4ED8">
        <w:rPr>
          <w:rFonts w:ascii="Arial" w:hAnsi="Arial" w:cs="Arial"/>
          <w:color w:val="000000"/>
          <w:lang w:bidi="he-IL"/>
        </w:rPr>
        <w:t xml:space="preserve">REFX </w:t>
      </w:r>
      <w:r w:rsidR="00394EA5" w:rsidRPr="00D67BAF">
        <w:rPr>
          <w:rFonts w:ascii="Arial" w:hAnsi="Arial" w:cs="Arial"/>
          <w:b/>
          <w:bCs/>
          <w:color w:val="000000"/>
          <w:lang w:bidi="he-IL"/>
        </w:rPr>
        <w:t>Table</w:t>
      </w:r>
      <w:r w:rsidRPr="00D67BAF">
        <w:rPr>
          <w:rFonts w:ascii="Arial" w:hAnsi="Arial" w:cs="Arial"/>
          <w:b/>
          <w:bCs/>
          <w:color w:val="000000"/>
          <w:lang w:bidi="he-IL"/>
        </w:rPr>
        <w:t xml:space="preserve"> </w:t>
      </w:r>
      <w:r w:rsidR="00394EA5" w:rsidRPr="00D67BAF">
        <w:rPr>
          <w:rFonts w:ascii="Arial" w:hAnsi="Arial" w:cs="Arial"/>
          <w:b/>
          <w:bCs/>
          <w:color w:val="000000"/>
          <w:lang w:bidi="he-IL"/>
        </w:rPr>
        <w:t>S</w:t>
      </w:r>
      <w:r w:rsidRPr="00D67BAF">
        <w:rPr>
          <w:rFonts w:ascii="Arial" w:hAnsi="Arial" w:cs="Arial"/>
          <w:b/>
          <w:bCs/>
          <w:color w:val="000000"/>
          <w:lang w:bidi="he-IL"/>
        </w:rPr>
        <w:t>2</w:t>
      </w:r>
      <w:r w:rsidRPr="00530798">
        <w:rPr>
          <w:rFonts w:ascii="Arial" w:hAnsi="Arial" w:cs="Arial"/>
          <w:color w:val="000000"/>
          <w:lang w:bidi="he-IL"/>
        </w:rPr>
        <w:t>).</w:t>
      </w:r>
    </w:p>
    <w:p w14:paraId="3A4DCB2C"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7D551313" w14:textId="37EB8211" w:rsidR="00530798" w:rsidRPr="00530798" w:rsidRDefault="00530798" w:rsidP="00185424">
      <w:pPr>
        <w:pStyle w:val="Heading3"/>
        <w:rPr>
          <w:lang w:bidi="he-IL"/>
        </w:rPr>
      </w:pPr>
      <w:r w:rsidRPr="00530798">
        <w:rPr>
          <w:lang w:bidi="he-IL"/>
        </w:rPr>
        <w:t xml:space="preserve">Integrating with GWAS Data and Calculating </w:t>
      </w:r>
      <w:proofErr w:type="spellStart"/>
      <w:r w:rsidRPr="00530798">
        <w:rPr>
          <w:lang w:bidi="he-IL"/>
        </w:rPr>
        <w:t>V</w:t>
      </w:r>
      <w:r w:rsidRPr="00530798">
        <w:rPr>
          <w:vertAlign w:val="subscript"/>
          <w:lang w:bidi="he-IL"/>
        </w:rPr>
        <w:t>GxSex</w:t>
      </w:r>
      <w:proofErr w:type="spellEnd"/>
    </w:p>
    <w:p w14:paraId="43C9AF65" w14:textId="7D7DE2E1"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Having completed these preliminary filtering steps, we integrated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 with the GWAS data.  We removed loci that were not found in both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dataset and the UKB GWAS dataset.  The number of loci removed through this step varied greatly across ancestry groups (</w:t>
      </w:r>
      <w:r w:rsidR="003E685D">
        <w:rPr>
          <w:rFonts w:ascii="Arial" w:hAnsi="Arial" w:cs="Arial"/>
          <w:color w:val="000000"/>
          <w:lang w:bidi="he-IL"/>
        </w:rPr>
        <w:t xml:space="preserve">REFX </w:t>
      </w:r>
      <w:r w:rsidR="009736EC" w:rsidRPr="00D67BAF">
        <w:rPr>
          <w:rFonts w:ascii="Arial" w:hAnsi="Arial" w:cs="Arial"/>
          <w:b/>
          <w:bCs/>
          <w:color w:val="000000"/>
          <w:lang w:bidi="he-IL"/>
        </w:rPr>
        <w:t>Table</w:t>
      </w:r>
      <w:r w:rsidRPr="00D67BAF">
        <w:rPr>
          <w:rFonts w:ascii="Arial" w:hAnsi="Arial" w:cs="Arial"/>
          <w:b/>
          <w:bCs/>
          <w:color w:val="000000"/>
          <w:lang w:bidi="he-IL"/>
        </w:rPr>
        <w:t xml:space="preserve"> </w:t>
      </w:r>
      <w:r w:rsidR="009736EC" w:rsidRPr="00D67BAF">
        <w:rPr>
          <w:rFonts w:ascii="Arial" w:hAnsi="Arial" w:cs="Arial"/>
          <w:b/>
          <w:bCs/>
          <w:color w:val="000000"/>
          <w:lang w:bidi="he-IL"/>
        </w:rPr>
        <w:t>S</w:t>
      </w:r>
      <w:r w:rsidRPr="00D67BAF">
        <w:rPr>
          <w:rFonts w:ascii="Arial" w:hAnsi="Arial" w:cs="Arial"/>
          <w:b/>
          <w:bCs/>
          <w:color w:val="000000"/>
          <w:lang w:bidi="he-IL"/>
        </w:rPr>
        <w:t>3</w:t>
      </w:r>
      <w:r w:rsidRPr="00530798">
        <w:rPr>
          <w:rFonts w:ascii="Arial" w:hAnsi="Arial" w:cs="Arial"/>
          <w:color w:val="000000"/>
          <w:lang w:bidi="he-IL"/>
        </w:rPr>
        <w:t>).</w:t>
      </w:r>
    </w:p>
    <w:p w14:paraId="2B5A9A52"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4DDF1374" w14:textId="2CB58892"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used the point estimates and the standard errors of the sex-stratified GWAS (REFX </w:t>
      </w:r>
      <w:r w:rsidRPr="00D67BAF">
        <w:rPr>
          <w:rFonts w:ascii="Arial" w:hAnsi="Arial" w:cs="Arial"/>
          <w:b/>
          <w:bCs/>
          <w:color w:val="000000"/>
          <w:lang w:bidi="he-IL"/>
        </w:rPr>
        <w:t>Table SXX</w:t>
      </w:r>
      <w:r w:rsidRPr="00530798">
        <w:rPr>
          <w:rFonts w:ascii="Arial" w:hAnsi="Arial"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ascii="Arial" w:hAnsi="Arial" w:cs="Arial"/>
          <w:color w:val="000000"/>
          <w:lang w:bidi="he-IL"/>
        </w:rPr>
        <w:t xml:space="preserve"> using </w:t>
      </w:r>
      <w:r w:rsidR="004502BD" w:rsidRPr="004502BD">
        <w:rPr>
          <w:rFonts w:ascii="Arial" w:hAnsi="Arial" w:cs="Arial"/>
          <w:b/>
          <w:bCs/>
          <w:color w:val="000000"/>
          <w:lang w:bidi="he-IL"/>
        </w:rPr>
        <w:t>Eq. 2</w:t>
      </w:r>
      <w:r w:rsidR="00486B01">
        <w:rPr>
          <w:rFonts w:ascii="Arial" w:hAnsi="Arial" w:cs="Arial"/>
          <w:b/>
          <w:bCs/>
          <w:color w:val="000000"/>
          <w:lang w:bidi="he-IL"/>
        </w:rPr>
        <w:t>0</w:t>
      </w:r>
      <w:r w:rsidR="004502BD">
        <w:rPr>
          <w:rFonts w:ascii="Arial" w:hAnsi="Arial" w:cs="Arial"/>
          <w:color w:val="000000"/>
          <w:lang w:bidi="he-IL"/>
        </w:rPr>
        <w:t>,</w:t>
      </w:r>
      <w:r w:rsidRPr="00530798">
        <w:rPr>
          <w:rFonts w:ascii="Arial" w:hAnsi="Arial"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ascii="Arial" w:hAnsi="Arial" w:cs="Arial"/>
          <w:color w:val="000000"/>
          <w:lang w:bidi="he-IL"/>
        </w:rPr>
        <w:t xml:space="preserve"> are the GWAS effect estimates and </w:t>
      </w:r>
      <m:oMath>
        <m:r>
          <w:rPr>
            <w:rFonts w:ascii="Cambria Math" w:hAnsi="Cambria Math" w:cs="Arial"/>
            <w:color w:val="000000"/>
            <w:lang w:bidi="he-IL"/>
          </w:rPr>
          <m:t>p</m:t>
        </m:r>
      </m:oMath>
      <w:r w:rsidRPr="00530798">
        <w:rPr>
          <w:rFonts w:ascii="Arial" w:eastAsiaTheme="minorEastAsia" w:hAnsi="Arial" w:cs="Arial"/>
          <w:color w:val="000000"/>
          <w:lang w:bidi="he-IL"/>
        </w:rPr>
        <w:t xml:space="preserve"> is the total alternate allele frequency </w:t>
      </w:r>
      <w:r w:rsidRPr="00530798">
        <w:rPr>
          <w:rFonts w:ascii="Arial" w:hAnsi="Arial" w:cs="Arial"/>
          <w:color w:val="000000"/>
          <w:lang w:bidi="he-IL"/>
        </w:rPr>
        <w:t>as above.</w:t>
      </w:r>
    </w:p>
    <w:p w14:paraId="01FA36EA"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77196674" w14:textId="3BDF8045"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Our final step of filtering involved filtering loci by GWAS p-value.  To investigate the contribution of </w:t>
      </w:r>
      <m:oMath>
        <m:r>
          <w:rPr>
            <w:rFonts w:ascii="Cambria Math" w:hAnsi="Cambria Math" w:cs="Arial"/>
            <w:color w:val="000000"/>
            <w:lang w:bidi="he-IL"/>
          </w:rPr>
          <m:t>G×Sex</m:t>
        </m:r>
      </m:oMath>
      <w:r w:rsidRPr="00530798">
        <w:rPr>
          <w:rFonts w:ascii="Arial" w:hAnsi="Arial" w:cs="Arial"/>
          <w:color w:val="000000"/>
          <w:lang w:bidi="he-IL"/>
        </w:rPr>
        <w:t xml:space="preserve"> on a trait, we used four different p-value thresholds at 1e-3, 1e-5, 1e-8 and 1 (i.e., all SNPs; see REFX</w:t>
      </w:r>
      <w:r w:rsidR="0028747E">
        <w:rPr>
          <w:rFonts w:ascii="Arial" w:hAnsi="Arial" w:cs="Arial"/>
          <w:color w:val="000000"/>
          <w:lang w:bidi="he-IL"/>
        </w:rPr>
        <w:t xml:space="preserve"> </w:t>
      </w:r>
      <w:r w:rsidR="001A7DF0" w:rsidRPr="001A7DF0">
        <w:rPr>
          <w:rFonts w:ascii="Arial" w:hAnsi="Arial" w:cs="Arial"/>
          <w:b/>
          <w:bCs/>
          <w:color w:val="000000"/>
          <w:lang w:bidi="he-IL"/>
        </w:rPr>
        <w:t>Table S4</w:t>
      </w:r>
      <w:r w:rsidRPr="00530798">
        <w:rPr>
          <w:rFonts w:ascii="Arial" w:hAnsi="Arial" w:cs="Arial"/>
          <w:color w:val="000000"/>
          <w:lang w:bidi="he-IL"/>
        </w:rPr>
        <w:t xml:space="preserve"> for the number of sites remaining for each p-value threshold).  In the main text, we arbitrarily focus on the 1e-5 threshold reasoning that it strikes a good middle ground between sample size and noise. Results for other p-value thresholds are shown in REFX </w:t>
      </w:r>
      <w:r w:rsidRPr="001A7DF0">
        <w:rPr>
          <w:rFonts w:ascii="Arial" w:hAnsi="Arial" w:cs="Arial"/>
          <w:b/>
          <w:bCs/>
          <w:color w:val="000000"/>
          <w:lang w:bidi="he-IL"/>
        </w:rPr>
        <w:t>Figs. XXX</w:t>
      </w:r>
      <w:r w:rsidRPr="00530798">
        <w:rPr>
          <w:rFonts w:ascii="Arial" w:hAnsi="Arial" w:cs="Arial"/>
          <w:color w:val="000000"/>
          <w:lang w:bidi="he-IL"/>
        </w:rPr>
        <w:t>.</w:t>
      </w:r>
    </w:p>
    <w:p w14:paraId="247C59DE" w14:textId="77777777" w:rsidR="00530798" w:rsidRPr="00530798" w:rsidRDefault="00530798" w:rsidP="00185424">
      <w:pPr>
        <w:autoSpaceDE w:val="0"/>
        <w:autoSpaceDN w:val="0"/>
        <w:adjustRightInd w:val="0"/>
        <w:spacing w:after="0" w:line="360" w:lineRule="auto"/>
        <w:rPr>
          <w:rFonts w:ascii="Arial" w:hAnsi="Arial" w:cs="Arial"/>
          <w:b/>
          <w:bCs/>
          <w:color w:val="000000"/>
          <w:lang w:bidi="he-IL"/>
        </w:rPr>
      </w:pPr>
    </w:p>
    <w:p w14:paraId="2D101B11" w14:textId="5417E8BD" w:rsidR="00530798" w:rsidRPr="00530798" w:rsidRDefault="00530798" w:rsidP="00185424">
      <w:pPr>
        <w:pStyle w:val="Heading3"/>
        <w:rPr>
          <w:lang w:bidi="he-IL"/>
        </w:rPr>
      </w:pPr>
      <w:r w:rsidRPr="00530798">
        <w:rPr>
          <w:lang w:bidi="he-IL"/>
        </w:rPr>
        <w:lastRenderedPageBreak/>
        <w:t>Estimating of</w:t>
      </w:r>
      <w:r w:rsidRPr="00530798">
        <w:rPr>
          <w:rFonts w:eastAsiaTheme="minorEastAsia"/>
          <w:lang w:bidi="he-IL"/>
        </w:rPr>
        <w:t xml:space="preserve"> the potential for sexually-antagonistic selection acting on variation in a trait</w:t>
      </w:r>
      <w:r w:rsidRPr="00530798">
        <w:rPr>
          <w:lang w:bidi="he-IL"/>
        </w:rPr>
        <w:t xml:space="preserve"> </w:t>
      </w:r>
      <w:r w:rsidRPr="00530798">
        <w:rPr>
          <w:rFonts w:eastAsiaTheme="minorEastAsia"/>
          <w:lang w:bidi="he-IL"/>
        </w:rPr>
        <w:t>(</w:t>
      </w:r>
      <m:oMath>
        <m:r>
          <m:rPr>
            <m:sty m:val="b"/>
          </m:rPr>
          <w:rPr>
            <w:rFonts w:ascii="Cambria Math" w:hAnsi="Cambria Math"/>
            <w:lang w:bidi="he-IL"/>
          </w:rPr>
          <m:t>Α</m:t>
        </m:r>
      </m:oMath>
      <w:r w:rsidRPr="00530798">
        <w:rPr>
          <w:rFonts w:eastAsiaTheme="minorEastAsia"/>
          <w:lang w:bidi="he-IL"/>
        </w:rPr>
        <w:t>)</w:t>
      </w:r>
    </w:p>
    <w:p w14:paraId="5DEB2CEC" w14:textId="77777777"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hAnsi="Arial"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Pr="00530798">
        <w:rPr>
          <w:rFonts w:ascii="Arial" w:eastAsiaTheme="minorEastAsia" w:hAnsi="Arial"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Pr="00530798">
        <w:rPr>
          <w:rFonts w:ascii="Arial" w:eastAsiaTheme="minorEastAsia" w:hAnsi="Arial"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Pr="00530798">
        <w:rPr>
          <w:rFonts w:ascii="Arial" w:eastAsiaTheme="minorEastAsia" w:hAnsi="Arial" w:cs="Arial"/>
          <w:color w:val="000000"/>
          <w:lang w:bidi="he-IL"/>
        </w:rPr>
        <w:t xml:space="preserve">, with weight </w:t>
      </w:r>
      <m:oMath>
        <m:r>
          <m:rPr>
            <m:sty m:val="p"/>
          </m:rPr>
          <w:rPr>
            <w:rFonts w:ascii="Cambria Math" w:eastAsiaTheme="minorEastAsia" w:hAnsi="Cambria Math" w:cs="Arial"/>
            <w:color w:val="000000"/>
            <w:lang w:bidi="he-IL"/>
          </w:rPr>
          <m:t>w</m:t>
        </m:r>
      </m:oMath>
      <w:r w:rsidRPr="00530798">
        <w:rPr>
          <w:rFonts w:ascii="Arial" w:eastAsiaTheme="minorEastAsia" w:hAnsi="Arial"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Pr="00530798">
        <w:rPr>
          <w:rFonts w:ascii="Arial" w:eastAsiaTheme="minorEastAsia" w:hAnsi="Arial" w:cs="Arial"/>
          <w:color w:val="000000"/>
          <w:lang w:bidi="he-IL"/>
        </w:rPr>
        <w:t xml:space="preserve">. </w:t>
      </w:r>
    </w:p>
    <w:p w14:paraId="5F7AE0B3" w14:textId="77777777" w:rsidR="004F5303" w:rsidRDefault="004F5303"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47FA9BC7" w:rsidR="00957DC7" w:rsidRPr="009C2A31" w:rsidRDefault="00957DC7" w:rsidP="00C914BC">
            <w:pPr>
              <w:spacing w:line="360" w:lineRule="auto"/>
              <w:rPr>
                <w:rFonts w:ascii="Arial" w:hAnsi="Arial"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m:t>
                                </m:r>
                              </m:e>
                            </m:acc>
                          </m:e>
                        </m:d>
                      </m:e>
                    </m:acc>
                  </m:den>
                </m:f>
                <m:r>
                  <w:rPr>
                    <w:rFonts w:ascii="Cambria Math" w:hAnsi="Cambria Math" w:cs="Arial"/>
                    <w:color w:val="000000"/>
                    <w:lang w:bidi="he-IL"/>
                  </w:rPr>
                  <m:t>.</m:t>
                </m:r>
              </m:oMath>
            </m:oMathPara>
          </w:p>
        </w:tc>
        <w:tc>
          <w:tcPr>
            <w:tcW w:w="608" w:type="dxa"/>
          </w:tcPr>
          <w:p w14:paraId="1FE03A1A" w14:textId="668B2D16" w:rsidR="00957DC7" w:rsidRPr="009C2A31" w:rsidRDefault="00957DC7" w:rsidP="00C914BC">
            <w:pPr>
              <w:spacing w:line="360" w:lineRule="auto"/>
              <w:rPr>
                <w:rFonts w:ascii="Arial" w:hAnsi="Arial" w:cs="Arial"/>
              </w:rPr>
            </w:pPr>
            <w:r w:rsidRPr="009C2A31">
              <w:rPr>
                <w:rFonts w:ascii="Arial" w:hAnsi="Arial" w:cs="Arial"/>
              </w:rPr>
              <w:t>(</w:t>
            </w:r>
            <w:r w:rsidR="004F5303">
              <w:rPr>
                <w:rFonts w:ascii="Arial" w:hAnsi="Arial" w:cs="Arial"/>
              </w:rPr>
              <w:t>33</w:t>
            </w:r>
            <w:r w:rsidRPr="009C2A31">
              <w:rPr>
                <w:rFonts w:ascii="Arial" w:hAnsi="Arial" w:cs="Arial"/>
              </w:rPr>
              <w:t>)</w:t>
            </w:r>
          </w:p>
        </w:tc>
      </w:tr>
    </w:tbl>
    <w:p w14:paraId="7176D4E3" w14:textId="77777777" w:rsidR="00957DC7" w:rsidRDefault="00957DC7" w:rsidP="006A553C">
      <w:pPr>
        <w:autoSpaceDE w:val="0"/>
        <w:autoSpaceDN w:val="0"/>
        <w:adjustRightInd w:val="0"/>
        <w:spacing w:after="0" w:line="360" w:lineRule="auto"/>
        <w:rPr>
          <w:rFonts w:ascii="Arial" w:eastAsiaTheme="minorEastAsia" w:hAnsi="Arial" w:cs="Arial"/>
          <w:color w:val="000000"/>
          <w:lang w:bidi="he-IL"/>
        </w:rPr>
      </w:pPr>
    </w:p>
    <w:p w14:paraId="0C9EBFE4" w14:textId="05002422" w:rsidR="00530798" w:rsidRDefault="00530798" w:rsidP="006A553C">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m:t>
                </m:r>
              </m:e>
            </m:acc>
          </m:e>
        </m:d>
      </m:oMath>
      <w:r w:rsidRPr="00530798">
        <w:rPr>
          <w:rFonts w:ascii="Arial" w:eastAsiaTheme="minorEastAsia" w:hAnsi="Arial"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ascii="Arial" w:eastAsiaTheme="minorEastAsia" w:hAnsi="Arial" w:cs="Arial"/>
          <w:color w:val="000000"/>
          <w:lang w:bidi="he-IL"/>
        </w:rPr>
        <w:t xml:space="preserve"> as perfectly estimated, and as independent of the allele frequency in the GWAS sample—as different data are used in the GWAS (UK Biobank) and in the allele frequency estimation (</w:t>
      </w:r>
      <w:proofErr w:type="spellStart"/>
      <w:r w:rsidRPr="00530798">
        <w:rPr>
          <w:rFonts w:ascii="Arial" w:eastAsiaTheme="minorEastAsia" w:hAnsi="Arial" w:cs="Arial"/>
          <w:color w:val="000000"/>
          <w:lang w:bidi="he-IL"/>
        </w:rPr>
        <w:t>gnomAD</w:t>
      </w:r>
      <w:proofErr w:type="spellEnd"/>
      <w:r w:rsidRPr="00530798">
        <w:rPr>
          <w:rFonts w:ascii="Arial" w:eastAsiaTheme="minorEastAsia" w:hAnsi="Arial" w:cs="Arial"/>
          <w:color w:val="000000"/>
          <w:lang w:bidi="he-IL"/>
        </w:rPr>
        <w:t xml:space="preserve">). Under these assumptions, </w:t>
      </w:r>
    </w:p>
    <w:p w14:paraId="6E23C4DD" w14:textId="77777777" w:rsidR="004F5303" w:rsidRDefault="004F5303" w:rsidP="006A553C">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75779416" w:rsidR="004F5303" w:rsidRPr="009C2A31" w:rsidRDefault="00B45320" w:rsidP="00C914BC">
            <w:pPr>
              <w:spacing w:line="360" w:lineRule="auto"/>
              <w:rPr>
                <w:rFonts w:ascii="Arial" w:hAnsi="Arial"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m:t>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71445C90" w:rsidR="004F5303" w:rsidRPr="009C2A31" w:rsidRDefault="004F5303"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4</w:t>
            </w:r>
            <w:r w:rsidRPr="009C2A31">
              <w:rPr>
                <w:rFonts w:ascii="Arial" w:hAnsi="Arial" w:cs="Arial"/>
              </w:rPr>
              <w:t>)</w:t>
            </w:r>
          </w:p>
        </w:tc>
      </w:tr>
    </w:tbl>
    <w:p w14:paraId="6E6D6A4A"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p w14:paraId="3A8B8BB9" w14:textId="31ECBC36"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and thus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Using the law of total variance,</w:t>
      </w:r>
    </w:p>
    <w:p w14:paraId="4BD5270C"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C914BC">
            <w:pPr>
              <w:spacing w:line="360" w:lineRule="auto"/>
              <w:rPr>
                <w:rFonts w:ascii="Arial" w:hAnsi="Arial"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20708A23" w:rsidR="004F5303" w:rsidRPr="009C2A31" w:rsidRDefault="004F5303"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5</w:t>
            </w:r>
            <w:r w:rsidRPr="009C2A31">
              <w:rPr>
                <w:rFonts w:ascii="Arial" w:hAnsi="Arial" w:cs="Arial"/>
              </w:rPr>
              <w:t>)</w:t>
            </w:r>
          </w:p>
        </w:tc>
      </w:tr>
    </w:tbl>
    <w:p w14:paraId="5D647D0E"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p w14:paraId="479D121B" w14:textId="1D624101"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We begin with the argument of the first term,</w:t>
      </w:r>
    </w:p>
    <w:p w14:paraId="5FAFA8ED"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1FBD8239" w:rsidR="00430D59" w:rsidRPr="009C2A31" w:rsidRDefault="00430D59"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6</w:t>
            </w:r>
            <w:r w:rsidRPr="009C2A31">
              <w:rPr>
                <w:rFonts w:ascii="Arial" w:hAnsi="Arial" w:cs="Arial"/>
              </w:rPr>
              <w:t>)</w:t>
            </w:r>
          </w:p>
        </w:tc>
      </w:tr>
    </w:tbl>
    <w:p w14:paraId="1DDCF7A3" w14:textId="77777777" w:rsidR="00430D59" w:rsidRDefault="00430D59" w:rsidP="00185424">
      <w:pPr>
        <w:autoSpaceDE w:val="0"/>
        <w:autoSpaceDN w:val="0"/>
        <w:adjustRightInd w:val="0"/>
        <w:spacing w:after="0" w:line="360" w:lineRule="auto"/>
        <w:rPr>
          <w:rFonts w:ascii="Arial" w:eastAsiaTheme="minorEastAsia" w:hAnsi="Arial" w:cs="Arial"/>
          <w:color w:val="000000"/>
          <w:lang w:bidi="he-IL"/>
        </w:rPr>
      </w:pPr>
    </w:p>
    <w:p w14:paraId="115C65C3" w14:textId="4A675CBF" w:rsidR="00F13473" w:rsidRDefault="00430D59" w:rsidP="00185424">
      <w:pPr>
        <w:autoSpaceDE w:val="0"/>
        <w:autoSpaceDN w:val="0"/>
        <w:adjustRightInd w:val="0"/>
        <w:spacing w:after="0" w:line="360" w:lineRule="auto"/>
        <w:rPr>
          <w:rFonts w:ascii="Arial" w:eastAsiaTheme="minorEastAsia" w:hAnsi="Arial" w:cs="Arial"/>
          <w:color w:val="000000"/>
          <w:lang w:bidi="he-IL"/>
        </w:rPr>
      </w:pPr>
      <w:r>
        <w:rPr>
          <w:rFonts w:ascii="Arial" w:eastAsiaTheme="minorEastAsia" w:hAnsi="Arial" w:cs="Arial"/>
          <w:color w:val="000000"/>
          <w:lang w:bidi="he-IL"/>
        </w:rPr>
        <w:t>where we denoted</w:t>
      </w:r>
    </w:p>
    <w:p w14:paraId="7F8BAF9A" w14:textId="77777777" w:rsidR="00430D59" w:rsidRDefault="00430D59"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B45320" w:rsidP="00C914BC">
            <w:pPr>
              <w:spacing w:line="360" w:lineRule="auto"/>
              <w:rPr>
                <w:rFonts w:ascii="Arial" w:eastAsiaTheme="minorEastAsia" w:hAnsi="Arial"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B45320" w:rsidP="00C914BC">
            <w:pPr>
              <w:spacing w:line="360" w:lineRule="auto"/>
              <w:rPr>
                <w:rFonts w:ascii="Arial" w:hAnsi="Arial"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6F762A32" w:rsidR="00430D59" w:rsidRPr="009C2A31" w:rsidRDefault="00430D59"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7</w:t>
            </w:r>
            <w:r w:rsidRPr="009C2A31">
              <w:rPr>
                <w:rFonts w:ascii="Arial" w:hAnsi="Arial" w:cs="Arial"/>
              </w:rPr>
              <w:t>)</w:t>
            </w:r>
          </w:p>
        </w:tc>
      </w:tr>
    </w:tbl>
    <w:p w14:paraId="5EEDFAF0" w14:textId="77777777" w:rsidR="003C7F17" w:rsidRDefault="003C7F17" w:rsidP="003C7F17">
      <w:pPr>
        <w:autoSpaceDE w:val="0"/>
        <w:autoSpaceDN w:val="0"/>
        <w:adjustRightInd w:val="0"/>
        <w:spacing w:line="360" w:lineRule="auto"/>
        <w:rPr>
          <w:rFonts w:ascii="Arial" w:eastAsiaTheme="minorEastAsia" w:hAnsi="Arial" w:cs="Arial"/>
          <w:color w:val="000000"/>
          <w:lang w:bidi="he-IL"/>
        </w:rPr>
      </w:pPr>
    </w:p>
    <w:p w14:paraId="777F73EC" w14:textId="5EFC25DD" w:rsidR="003C7F17" w:rsidRDefault="003C7F17" w:rsidP="003C7F17">
      <w:pPr>
        <w:autoSpaceDE w:val="0"/>
        <w:autoSpaceDN w:val="0"/>
        <w:adjustRightInd w:val="0"/>
        <w:spacing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xml:space="preserve"> Plugging </w:t>
      </w:r>
      <w:r w:rsidR="00A539F7" w:rsidRPr="00A539F7">
        <w:rPr>
          <w:rFonts w:ascii="Arial" w:eastAsiaTheme="minorEastAsia" w:hAnsi="Arial" w:cs="Arial"/>
          <w:b/>
          <w:bCs/>
          <w:color w:val="000000"/>
          <w:lang w:bidi="he-IL"/>
        </w:rPr>
        <w:t>E</w:t>
      </w:r>
      <w:r w:rsidRPr="00A539F7">
        <w:rPr>
          <w:rFonts w:ascii="Arial" w:eastAsiaTheme="minorEastAsia" w:hAnsi="Arial" w:cs="Arial"/>
          <w:b/>
          <w:bCs/>
          <w:color w:val="000000"/>
          <w:lang w:bidi="he-IL"/>
        </w:rPr>
        <w:t xml:space="preserve">q. </w:t>
      </w:r>
      <w:r w:rsidR="00A539F7" w:rsidRPr="00A539F7">
        <w:rPr>
          <w:rFonts w:ascii="Arial" w:eastAsiaTheme="minorEastAsia" w:hAnsi="Arial" w:cs="Arial"/>
          <w:b/>
          <w:bCs/>
          <w:color w:val="000000"/>
          <w:lang w:bidi="he-IL"/>
        </w:rPr>
        <w:t>36</w:t>
      </w:r>
      <w:r w:rsidRPr="00530798">
        <w:rPr>
          <w:rFonts w:ascii="Arial" w:eastAsiaTheme="minorEastAsia" w:hAnsi="Arial" w:cs="Arial"/>
          <w:color w:val="000000"/>
          <w:lang w:bidi="he-IL"/>
        </w:rPr>
        <w:t xml:space="preserve"> into the first term of </w:t>
      </w:r>
      <w:r w:rsidR="00042547" w:rsidRPr="00042547">
        <w:rPr>
          <w:rFonts w:ascii="Arial" w:eastAsiaTheme="minorEastAsia" w:hAnsi="Arial" w:cs="Arial"/>
          <w:b/>
          <w:bCs/>
          <w:color w:val="000000"/>
          <w:lang w:bidi="he-IL"/>
        </w:rPr>
        <w:t>Eq</w:t>
      </w:r>
      <w:r w:rsidRPr="00042547">
        <w:rPr>
          <w:rFonts w:ascii="Arial" w:eastAsiaTheme="minorEastAsia" w:hAnsi="Arial" w:cs="Arial"/>
          <w:b/>
          <w:bCs/>
          <w:color w:val="000000"/>
          <w:lang w:bidi="he-IL"/>
        </w:rPr>
        <w:t xml:space="preserve">. </w:t>
      </w:r>
      <w:r w:rsidR="00042547" w:rsidRPr="00042547">
        <w:rPr>
          <w:rFonts w:ascii="Arial" w:eastAsiaTheme="minorEastAsia" w:hAnsi="Arial" w:cs="Arial"/>
          <w:b/>
          <w:bCs/>
          <w:color w:val="000000"/>
          <w:lang w:bidi="he-IL"/>
        </w:rPr>
        <w:t>35</w:t>
      </w:r>
      <w:r w:rsidRPr="00530798">
        <w:rPr>
          <w:rFonts w:ascii="Arial" w:eastAsiaTheme="minorEastAsia" w:hAnsi="Arial" w:cs="Arial"/>
          <w:color w:val="000000"/>
          <w:lang w:bidi="he-IL"/>
        </w:rPr>
        <w:t>,</w:t>
      </w:r>
    </w:p>
    <w:p w14:paraId="38D50DF0" w14:textId="77777777" w:rsidR="003C7F17" w:rsidRDefault="003C7F17" w:rsidP="00043053">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B45320" w:rsidP="00C914BC">
            <w:pPr>
              <w:spacing w:line="360" w:lineRule="auto"/>
              <w:rPr>
                <w:rFonts w:ascii="Arial" w:eastAsiaTheme="minorEastAsia" w:hAnsi="Arial"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11015F62" w:rsidR="003C7F17" w:rsidRPr="009C2A31" w:rsidRDefault="003C7F17"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8</w:t>
            </w:r>
            <w:r w:rsidRPr="009C2A31">
              <w:rPr>
                <w:rFonts w:ascii="Arial" w:hAnsi="Arial" w:cs="Arial"/>
              </w:rPr>
              <w:t>)</w:t>
            </w:r>
          </w:p>
        </w:tc>
      </w:tr>
    </w:tbl>
    <w:p w14:paraId="1CDFFCEE" w14:textId="77777777" w:rsidR="00957DC7" w:rsidRDefault="00957DC7" w:rsidP="00185424">
      <w:pPr>
        <w:spacing w:after="0" w:line="360" w:lineRule="auto"/>
        <w:rPr>
          <w:rFonts w:ascii="Arial" w:eastAsiaTheme="minorEastAsia" w:hAnsi="Arial" w:cs="Arial"/>
          <w:color w:val="000000"/>
          <w:lang w:bidi="he-IL"/>
        </w:rPr>
      </w:pPr>
    </w:p>
    <w:p w14:paraId="111FF087" w14:textId="0202620A" w:rsidR="00530798" w:rsidRDefault="00DC7A3F" w:rsidP="00185424">
      <w:pPr>
        <w:spacing w:after="0" w:line="360" w:lineRule="auto"/>
        <w:rPr>
          <w:rFonts w:ascii="Arial" w:eastAsiaTheme="minorEastAsia" w:hAnsi="Arial" w:cs="Arial"/>
          <w:color w:val="000000"/>
          <w:lang w:bidi="he-IL"/>
        </w:rPr>
      </w:pPr>
      <w:r>
        <w:rPr>
          <w:rFonts w:ascii="Arial" w:eastAsiaTheme="minorEastAsia" w:hAnsi="Arial" w:cs="Arial"/>
          <w:color w:val="000000"/>
          <w:lang w:bidi="he-IL"/>
        </w:rPr>
        <w:t>w</w:t>
      </w:r>
      <w:r w:rsidR="00530798" w:rsidRPr="00530798">
        <w:rPr>
          <w:rFonts w:ascii="Arial" w:eastAsiaTheme="minorEastAsia" w:hAnsi="Arial"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ascii="Arial" w:eastAsiaTheme="minorEastAsia" w:hAnsi="Arial" w:cs="Arial"/>
          <w:color w:val="1D1C1D"/>
          <w:shd w:val="clear" w:color="auto" w:fill="F8F8F8"/>
          <w:lang w:bidi="he-IL"/>
        </w:rPr>
        <w:t xml:space="preserve">is a constant. </w:t>
      </w:r>
      <w:r w:rsidR="00530798" w:rsidRPr="00530798">
        <w:rPr>
          <w:rFonts w:ascii="Arial" w:eastAsiaTheme="minorEastAsia" w:hAnsi="Arial"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ascii="Arial" w:eastAsiaTheme="minorEastAsia" w:hAnsi="Arial"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ascii="Arial" w:eastAsiaTheme="minorEastAsia" w:hAnsi="Arial" w:cs="Arial"/>
          <w:color w:val="000000"/>
          <w:lang w:bidi="he-IL"/>
        </w:rPr>
        <w:t>, and in particular that it has no skewness. Therefore,</w:t>
      </w:r>
    </w:p>
    <w:p w14:paraId="7C8379AF" w14:textId="77777777" w:rsidR="00DC7A3F" w:rsidRDefault="00DC7A3F" w:rsidP="00185424">
      <w:pPr>
        <w:spacing w:after="0" w:line="360" w:lineRule="auto"/>
        <w:rPr>
          <w:rFonts w:ascii="Arial" w:eastAsia="Times New Roman" w:hAnsi="Arial" w:cs="Arial"/>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41BD8C84" w:rsidR="00DC7A3F" w:rsidRPr="009C2A31" w:rsidRDefault="00DC7A3F"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9</w:t>
            </w:r>
            <w:r w:rsidRPr="009C2A31">
              <w:rPr>
                <w:rFonts w:ascii="Arial" w:hAnsi="Arial" w:cs="Arial"/>
              </w:rPr>
              <w:t>)</w:t>
            </w:r>
          </w:p>
        </w:tc>
      </w:tr>
    </w:tbl>
    <w:p w14:paraId="0F3D2BA1"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p w14:paraId="57ECC489" w14:textId="033E7C8F"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ascii="Arial" w:eastAsiaTheme="minorEastAsia" w:hAnsi="Arial"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We can also note that</w:t>
      </w:r>
    </w:p>
    <w:p w14:paraId="261FDA16"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70BE848B" w:rsidR="00DC7A3F" w:rsidRPr="009C2A31" w:rsidRDefault="00DC7A3F" w:rsidP="00C914BC">
            <w:pPr>
              <w:spacing w:line="360" w:lineRule="auto"/>
              <w:rPr>
                <w:rFonts w:ascii="Arial" w:hAnsi="Arial" w:cs="Arial"/>
              </w:rPr>
            </w:pPr>
            <w:r w:rsidRPr="009C2A31">
              <w:rPr>
                <w:rFonts w:ascii="Arial" w:hAnsi="Arial" w:cs="Arial"/>
              </w:rPr>
              <w:t>(</w:t>
            </w:r>
            <w:r w:rsidR="00CA64D1">
              <w:rPr>
                <w:rFonts w:ascii="Arial" w:hAnsi="Arial" w:cs="Arial"/>
              </w:rPr>
              <w:t>40</w:t>
            </w:r>
            <w:r w:rsidRPr="009C2A31">
              <w:rPr>
                <w:rFonts w:ascii="Arial" w:hAnsi="Arial" w:cs="Arial"/>
              </w:rPr>
              <w:t>)</w:t>
            </w:r>
          </w:p>
        </w:tc>
      </w:tr>
    </w:tbl>
    <w:p w14:paraId="49DF7174"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p w14:paraId="1656B538" w14:textId="53B10A28"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where we defined </w:t>
      </w:r>
    </w:p>
    <w:p w14:paraId="06C8D925"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C914BC">
            <w:pPr>
              <w:spacing w:line="360" w:lineRule="auto"/>
              <w:rPr>
                <w:rFonts w:ascii="Arial" w:hAnsi="Arial" w:cs="Arial"/>
              </w:rPr>
            </w:pPr>
          </w:p>
        </w:tc>
      </w:tr>
    </w:tbl>
    <w:p w14:paraId="1772E4D0" w14:textId="5C921D3B" w:rsidR="00530798" w:rsidRPr="00530798" w:rsidRDefault="00530798" w:rsidP="00185424">
      <w:pPr>
        <w:autoSpaceDE w:val="0"/>
        <w:autoSpaceDN w:val="0"/>
        <w:adjustRightInd w:val="0"/>
        <w:spacing w:after="0" w:line="360" w:lineRule="auto"/>
        <w:rPr>
          <w:rFonts w:ascii="Arial" w:eastAsiaTheme="minorEastAsia" w:hAnsi="Arial" w:cs="Arial"/>
          <w:color w:val="000000"/>
          <w:lang w:bidi="he-IL"/>
        </w:rPr>
      </w:pPr>
    </w:p>
    <w:p w14:paraId="2DC0AD45" w14:textId="227D6D14"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ascii="Arial" w:eastAsiaTheme="minorEastAsia" w:hAnsi="Arial"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ascii="Arial" w:eastAsiaTheme="minorEastAsia" w:hAnsi="Arial" w:cs="Arial"/>
          <w:color w:val="000000"/>
          <w:lang w:bidi="he-IL"/>
        </w:rPr>
        <w:t xml:space="preserve"> is Chi-squared with one degree of freedom. </w:t>
      </w:r>
      <w:r w:rsidRPr="00DC7A3F">
        <w:rPr>
          <w:rFonts w:ascii="Arial" w:eastAsiaTheme="minorEastAsia" w:hAnsi="Arial" w:cs="Arial"/>
          <w:b/>
          <w:bCs/>
          <w:color w:val="000000"/>
          <w:lang w:bidi="he-IL"/>
        </w:rPr>
        <w:t xml:space="preserve">Eq. </w:t>
      </w:r>
      <w:r w:rsidR="009F3BEA">
        <w:rPr>
          <w:rFonts w:ascii="Arial" w:eastAsiaTheme="minorEastAsia" w:hAnsi="Arial" w:cs="Arial"/>
          <w:b/>
          <w:bCs/>
          <w:color w:val="000000"/>
          <w:lang w:bidi="he-IL"/>
        </w:rPr>
        <w:t>40</w:t>
      </w:r>
      <w:r w:rsidRPr="00530798">
        <w:rPr>
          <w:rFonts w:ascii="Arial" w:eastAsiaTheme="minorEastAsia" w:hAnsi="Arial" w:cs="Arial"/>
          <w:color w:val="000000"/>
          <w:lang w:bidi="he-IL"/>
        </w:rPr>
        <w:t xml:space="preserve"> now gives  </w:t>
      </w:r>
    </w:p>
    <w:p w14:paraId="6B050CB6" w14:textId="77777777" w:rsidR="000A03C9" w:rsidRDefault="000A03C9"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7FC1560D" w:rsidR="000A03C9" w:rsidRPr="009C2A31" w:rsidRDefault="000A03C9"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1</w:t>
            </w:r>
            <w:r w:rsidRPr="009C2A31">
              <w:rPr>
                <w:rFonts w:ascii="Arial" w:hAnsi="Arial" w:cs="Arial"/>
              </w:rPr>
              <w:t>)</w:t>
            </w:r>
          </w:p>
        </w:tc>
      </w:tr>
    </w:tbl>
    <w:p w14:paraId="71204487" w14:textId="77777777" w:rsidR="000A03C9" w:rsidRDefault="000A03C9" w:rsidP="00185424">
      <w:pPr>
        <w:autoSpaceDE w:val="0"/>
        <w:autoSpaceDN w:val="0"/>
        <w:adjustRightInd w:val="0"/>
        <w:spacing w:after="0" w:line="360" w:lineRule="auto"/>
        <w:rPr>
          <w:rFonts w:ascii="Arial" w:eastAsiaTheme="minorEastAsia" w:hAnsi="Arial" w:cs="Arial"/>
          <w:color w:val="000000"/>
          <w:lang w:bidi="he-IL"/>
        </w:rPr>
      </w:pPr>
    </w:p>
    <w:p w14:paraId="3046ED78" w14:textId="22F9EC64"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Plugging </w:t>
      </w:r>
      <w:r w:rsidR="00AA7BA5">
        <w:rPr>
          <w:rFonts w:ascii="Arial" w:eastAsiaTheme="minorEastAsia" w:hAnsi="Arial" w:cs="Arial"/>
          <w:b/>
          <w:bCs/>
          <w:color w:val="000000"/>
          <w:lang w:bidi="he-IL"/>
        </w:rPr>
        <w:t>Eq. 39</w:t>
      </w:r>
      <w:r w:rsidRPr="00530798">
        <w:rPr>
          <w:rFonts w:ascii="Arial" w:eastAsiaTheme="minorEastAsia" w:hAnsi="Arial" w:cs="Arial"/>
          <w:color w:val="000000"/>
          <w:lang w:bidi="he-IL"/>
        </w:rPr>
        <w:t xml:space="preserve"> and </w:t>
      </w:r>
      <w:r w:rsidR="00D42599">
        <w:rPr>
          <w:rFonts w:ascii="Arial" w:eastAsiaTheme="minorEastAsia" w:hAnsi="Arial" w:cs="Arial"/>
          <w:b/>
          <w:bCs/>
          <w:color w:val="000000"/>
          <w:lang w:bidi="he-IL"/>
        </w:rPr>
        <w:t>Eq. 41</w:t>
      </w:r>
      <w:r w:rsidRPr="00530798">
        <w:rPr>
          <w:rFonts w:ascii="Arial" w:eastAsiaTheme="minorEastAsia" w:hAnsi="Arial" w:cs="Arial"/>
          <w:color w:val="000000"/>
          <w:lang w:bidi="he-IL"/>
        </w:rPr>
        <w:t xml:space="preserve"> into</w:t>
      </w:r>
      <w:r w:rsidR="0090496D">
        <w:rPr>
          <w:rFonts w:ascii="Arial" w:eastAsiaTheme="minorEastAsia" w:hAnsi="Arial" w:cs="Arial"/>
          <w:color w:val="000000"/>
          <w:lang w:bidi="he-IL"/>
        </w:rPr>
        <w:t xml:space="preserve"> </w:t>
      </w:r>
      <w:r w:rsidR="00D42599">
        <w:rPr>
          <w:rFonts w:ascii="Arial" w:eastAsiaTheme="minorEastAsia" w:hAnsi="Arial" w:cs="Arial"/>
          <w:b/>
          <w:bCs/>
          <w:color w:val="000000"/>
          <w:lang w:bidi="he-IL"/>
        </w:rPr>
        <w:t>Eq. 38</w:t>
      </w:r>
      <w:r w:rsidRPr="00530798">
        <w:rPr>
          <w:rFonts w:ascii="Arial" w:eastAsiaTheme="minorEastAsia" w:hAnsi="Arial" w:cs="Arial"/>
          <w:color w:val="000000"/>
          <w:lang w:bidi="he-IL"/>
        </w:rPr>
        <w:t>, we find</w:t>
      </w:r>
    </w:p>
    <w:p w14:paraId="6FB511CB" w14:textId="77777777" w:rsidR="00CD7521" w:rsidRDefault="00CD7521"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5C61CB04" w:rsidR="00CD7521" w:rsidRPr="009C2A31" w:rsidRDefault="00CD7521"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2</w:t>
            </w:r>
            <w:r w:rsidRPr="009C2A31">
              <w:rPr>
                <w:rFonts w:ascii="Arial" w:hAnsi="Arial" w:cs="Arial"/>
              </w:rPr>
              <w:t>)</w:t>
            </w:r>
          </w:p>
        </w:tc>
      </w:tr>
    </w:tbl>
    <w:p w14:paraId="6E52ADD5" w14:textId="77777777" w:rsidR="00CD7521" w:rsidRDefault="00CD7521" w:rsidP="00185424">
      <w:pPr>
        <w:autoSpaceDE w:val="0"/>
        <w:autoSpaceDN w:val="0"/>
        <w:adjustRightInd w:val="0"/>
        <w:spacing w:after="0" w:line="360" w:lineRule="auto"/>
        <w:rPr>
          <w:rFonts w:ascii="Arial" w:eastAsiaTheme="minorEastAsia" w:hAnsi="Arial" w:cs="Arial"/>
          <w:color w:val="000000"/>
          <w:lang w:bidi="he-IL"/>
        </w:rPr>
      </w:pPr>
    </w:p>
    <w:p w14:paraId="341D728B" w14:textId="2A48F1D6"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We now turn to the second term of </w:t>
      </w:r>
      <w:r w:rsidR="0090496D">
        <w:rPr>
          <w:rFonts w:ascii="Arial" w:eastAsiaTheme="minorEastAsia" w:hAnsi="Arial" w:cs="Arial"/>
          <w:b/>
          <w:bCs/>
          <w:color w:val="000000"/>
          <w:lang w:bidi="he-IL"/>
        </w:rPr>
        <w:t>Eq. 35</w:t>
      </w:r>
      <w:r w:rsidRPr="00530798">
        <w:rPr>
          <w:rFonts w:ascii="Arial" w:eastAsiaTheme="minorEastAsia" w:hAnsi="Arial" w:cs="Arial"/>
          <w:color w:val="000000"/>
          <w:lang w:bidi="he-IL"/>
        </w:rPr>
        <w:t>. First,</w:t>
      </w:r>
    </w:p>
    <w:p w14:paraId="499BC9CA"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C914BC">
            <w:pPr>
              <w:spacing w:line="360" w:lineRule="auto"/>
              <w:rPr>
                <w:rFonts w:ascii="Arial" w:hAnsi="Arial" w:cs="Arial"/>
              </w:rPr>
            </w:pPr>
            <m:oMathPara>
              <m:oMath>
                <m:r>
                  <w:rPr>
                    <w:rFonts w:ascii="Cambria Math" w:eastAsiaTheme="minorEastAsia" w:hAnsi="Cambria Math" w:cs="Arial"/>
                    <w:color w:val="000000"/>
                    <w:lang w:bidi="he-IL"/>
                  </w:rPr>
                  <w:lastRenderedPageBreak/>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21633A03" w:rsidR="00CD7521" w:rsidRPr="009C2A31" w:rsidRDefault="00CD7521"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3</w:t>
            </w:r>
            <w:r w:rsidRPr="009C2A31">
              <w:rPr>
                <w:rFonts w:ascii="Arial" w:hAnsi="Arial" w:cs="Arial"/>
              </w:rPr>
              <w:t>)</w:t>
            </w:r>
          </w:p>
        </w:tc>
      </w:tr>
    </w:tbl>
    <w:p w14:paraId="593AB115"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p w14:paraId="7F174B88" w14:textId="42F5AC52" w:rsidR="00530798" w:rsidRDefault="004901FE" w:rsidP="00185424">
      <w:pPr>
        <w:autoSpaceDE w:val="0"/>
        <w:autoSpaceDN w:val="0"/>
        <w:adjustRightInd w:val="0"/>
        <w:spacing w:after="0" w:line="360" w:lineRule="auto"/>
        <w:rPr>
          <w:rFonts w:ascii="Arial" w:eastAsiaTheme="minorEastAsia" w:hAnsi="Arial" w:cs="Arial"/>
          <w:color w:val="000000"/>
          <w:lang w:bidi="he-IL"/>
        </w:rPr>
      </w:pPr>
      <w:r>
        <w:rPr>
          <w:rFonts w:ascii="Arial" w:eastAsiaTheme="minorEastAsia" w:hAnsi="Arial" w:cs="Arial"/>
          <w:b/>
          <w:bCs/>
          <w:color w:val="000000"/>
          <w:lang w:bidi="he-IL"/>
        </w:rPr>
        <w:t>Eq. 39</w:t>
      </w:r>
      <w:r w:rsidR="00530798" w:rsidRPr="00530798">
        <w:rPr>
          <w:rFonts w:ascii="Arial" w:eastAsiaTheme="minorEastAsia" w:hAnsi="Arial" w:cs="Arial"/>
          <w:color w:val="000000"/>
          <w:lang w:bidi="he-IL"/>
        </w:rPr>
        <w:t xml:space="preserve"> and </w:t>
      </w:r>
      <w:r>
        <w:rPr>
          <w:rFonts w:ascii="Arial" w:eastAsiaTheme="minorEastAsia" w:hAnsi="Arial" w:cs="Arial"/>
          <w:b/>
          <w:bCs/>
          <w:color w:val="000000"/>
          <w:lang w:bidi="he-IL"/>
        </w:rPr>
        <w:t>41</w:t>
      </w:r>
      <w:r w:rsidR="00530798" w:rsidRPr="00530798">
        <w:rPr>
          <w:rFonts w:ascii="Arial" w:eastAsiaTheme="minorEastAsia" w:hAnsi="Arial" w:cs="Arial"/>
          <w:color w:val="000000"/>
          <w:lang w:bidi="he-IL"/>
        </w:rPr>
        <w:t xml:space="preserve"> again give us</w:t>
      </w:r>
    </w:p>
    <w:p w14:paraId="5DF2AF88"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C914BC">
            <w:pPr>
              <w:spacing w:line="360" w:lineRule="auto"/>
              <w:rPr>
                <w:rFonts w:ascii="Arial" w:hAnsi="Arial"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2316AF87" w:rsidR="005D61E4" w:rsidRPr="009C2A31" w:rsidRDefault="005D61E4"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4</w:t>
            </w:r>
            <w:r w:rsidRPr="009C2A31">
              <w:rPr>
                <w:rFonts w:ascii="Arial" w:hAnsi="Arial" w:cs="Arial"/>
              </w:rPr>
              <w:t>)</w:t>
            </w:r>
          </w:p>
        </w:tc>
      </w:tr>
    </w:tbl>
    <w:p w14:paraId="6552B0ED"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p w14:paraId="50E31097" w14:textId="4244D2AB"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which then gives</w:t>
      </w:r>
    </w:p>
    <w:p w14:paraId="14E54C53" w14:textId="77777777" w:rsidR="005D61E4" w:rsidRDefault="005D61E4"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B45320"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3A6CEEF3" w:rsidR="005D61E4" w:rsidRPr="009C2A31" w:rsidRDefault="005D61E4"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5</w:t>
            </w:r>
            <w:r w:rsidRPr="009C2A31">
              <w:rPr>
                <w:rFonts w:ascii="Arial" w:hAnsi="Arial" w:cs="Arial"/>
              </w:rPr>
              <w:t>)</w:t>
            </w:r>
          </w:p>
        </w:tc>
      </w:tr>
    </w:tbl>
    <w:p w14:paraId="1A11E4F8" w14:textId="77777777" w:rsidR="00A2423C" w:rsidRDefault="00A2423C" w:rsidP="00185424">
      <w:pPr>
        <w:autoSpaceDE w:val="0"/>
        <w:autoSpaceDN w:val="0"/>
        <w:adjustRightInd w:val="0"/>
        <w:spacing w:after="0" w:line="360" w:lineRule="auto"/>
        <w:rPr>
          <w:rFonts w:ascii="Arial" w:eastAsiaTheme="minorEastAsia" w:hAnsi="Arial" w:cs="Arial"/>
          <w:color w:val="000000"/>
          <w:lang w:bidi="he-IL"/>
        </w:rPr>
      </w:pPr>
    </w:p>
    <w:p w14:paraId="23D592FB" w14:textId="4B377941"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Plugging </w:t>
      </w:r>
      <w:r w:rsidR="004B2D67" w:rsidRPr="00655E30">
        <w:rPr>
          <w:rFonts w:ascii="Arial" w:eastAsiaTheme="minorEastAsia" w:hAnsi="Arial" w:cs="Arial"/>
          <w:b/>
          <w:bCs/>
          <w:color w:val="000000"/>
          <w:lang w:bidi="he-IL"/>
        </w:rPr>
        <w:t>Eq. 42</w:t>
      </w:r>
      <w:r w:rsidRPr="00530798">
        <w:rPr>
          <w:rFonts w:ascii="Arial" w:eastAsiaTheme="minorEastAsia" w:hAnsi="Arial" w:cs="Arial"/>
          <w:color w:val="000000"/>
          <w:lang w:bidi="he-IL"/>
        </w:rPr>
        <w:t xml:space="preserve"> and </w:t>
      </w:r>
      <w:r w:rsidR="004B2D67" w:rsidRPr="00655E30">
        <w:rPr>
          <w:rFonts w:ascii="Arial" w:eastAsiaTheme="minorEastAsia" w:hAnsi="Arial" w:cs="Arial"/>
          <w:b/>
          <w:bCs/>
          <w:color w:val="000000"/>
          <w:lang w:bidi="he-IL"/>
        </w:rPr>
        <w:t>E</w:t>
      </w:r>
      <w:r w:rsidRPr="00655E30">
        <w:rPr>
          <w:rFonts w:ascii="Arial" w:eastAsiaTheme="minorEastAsia" w:hAnsi="Arial" w:cs="Arial"/>
          <w:b/>
          <w:bCs/>
          <w:color w:val="000000"/>
          <w:lang w:bidi="he-IL"/>
        </w:rPr>
        <w:t xml:space="preserve">q. </w:t>
      </w:r>
      <w:r w:rsidR="004B2D67" w:rsidRPr="00655E30">
        <w:rPr>
          <w:rFonts w:ascii="Arial" w:eastAsiaTheme="minorEastAsia" w:hAnsi="Arial" w:cs="Arial"/>
          <w:b/>
          <w:bCs/>
          <w:color w:val="000000"/>
          <w:lang w:bidi="he-IL"/>
        </w:rPr>
        <w:t>45</w:t>
      </w:r>
      <w:r w:rsidRPr="00530798">
        <w:rPr>
          <w:rFonts w:ascii="Arial" w:eastAsiaTheme="minorEastAsia" w:hAnsi="Arial" w:cs="Arial"/>
          <w:color w:val="000000"/>
          <w:lang w:bidi="he-IL"/>
        </w:rPr>
        <w:t xml:space="preserve"> into </w:t>
      </w:r>
      <w:r w:rsidR="00655E30" w:rsidRPr="00655E30">
        <w:rPr>
          <w:rFonts w:ascii="Arial" w:eastAsiaTheme="minorEastAsia" w:hAnsi="Arial" w:cs="Arial"/>
          <w:b/>
          <w:bCs/>
          <w:color w:val="000000"/>
          <w:lang w:bidi="he-IL"/>
        </w:rPr>
        <w:t>E</w:t>
      </w:r>
      <w:r w:rsidRPr="00655E30">
        <w:rPr>
          <w:rFonts w:ascii="Arial" w:eastAsiaTheme="minorEastAsia" w:hAnsi="Arial" w:cs="Arial"/>
          <w:b/>
          <w:bCs/>
          <w:color w:val="000000"/>
          <w:lang w:bidi="he-IL"/>
        </w:rPr>
        <w:t xml:space="preserve">q. </w:t>
      </w:r>
      <w:r w:rsidR="00655E30" w:rsidRPr="00655E30">
        <w:rPr>
          <w:rFonts w:ascii="Arial" w:eastAsiaTheme="minorEastAsia" w:hAnsi="Arial" w:cs="Arial"/>
          <w:b/>
          <w:bCs/>
          <w:color w:val="000000"/>
          <w:lang w:bidi="he-IL"/>
        </w:rPr>
        <w:t>35</w:t>
      </w:r>
      <w:r w:rsidRPr="00530798">
        <w:rPr>
          <w:rFonts w:ascii="Arial" w:eastAsiaTheme="minorEastAsia" w:hAnsi="Arial" w:cs="Arial"/>
          <w:color w:val="000000"/>
          <w:lang w:bidi="he-IL"/>
        </w:rPr>
        <w:t>, we get</w:t>
      </w:r>
    </w:p>
    <w:p w14:paraId="2D3CF667" w14:textId="77777777" w:rsidR="00A2423C" w:rsidRDefault="00A2423C"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010"/>
        <w:gridCol w:w="187"/>
        <w:gridCol w:w="608"/>
      </w:tblGrid>
      <w:tr w:rsidR="00A2423C" w:rsidRPr="009C2A31" w14:paraId="4ECBC9A0" w14:textId="77777777" w:rsidTr="00C914BC">
        <w:tc>
          <w:tcPr>
            <w:tcW w:w="8742" w:type="dxa"/>
            <w:gridSpan w:val="3"/>
          </w:tcPr>
          <w:p w14:paraId="515942B0" w14:textId="357620E8" w:rsidR="00A2423C" w:rsidRPr="009C2A31" w:rsidRDefault="00A2423C" w:rsidP="00C914BC">
            <w:pPr>
              <w:spacing w:line="360" w:lineRule="auto"/>
              <w:rPr>
                <w:rFonts w:ascii="Arial" w:hAnsi="Arial"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27D63362" w:rsidR="00A2423C" w:rsidRPr="009C2A31" w:rsidRDefault="00A2423C"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6</w:t>
            </w:r>
            <w:r w:rsidRPr="009C2A31">
              <w:rPr>
                <w:rFonts w:ascii="Arial" w:hAnsi="Arial" w:cs="Arial"/>
              </w:rPr>
              <w:t>)</w:t>
            </w:r>
          </w:p>
        </w:tc>
      </w:tr>
      <w:tr w:rsidR="00530798" w:rsidRPr="00530798" w14:paraId="3FD9AB0A" w14:textId="77777777" w:rsidTr="00C914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45" w:type="dxa"/>
            <w:tcBorders>
              <w:top w:val="nil"/>
              <w:left w:val="nil"/>
              <w:bottom w:val="nil"/>
              <w:right w:val="nil"/>
            </w:tcBorders>
          </w:tcPr>
          <w:p w14:paraId="53747EEC" w14:textId="77777777" w:rsidR="00530798" w:rsidRPr="00530798" w:rsidRDefault="00530798" w:rsidP="00185424">
            <w:pPr>
              <w:autoSpaceDE w:val="0"/>
              <w:autoSpaceDN w:val="0"/>
              <w:adjustRightInd w:val="0"/>
              <w:spacing w:line="360" w:lineRule="auto"/>
              <w:rPr>
                <w:rFonts w:ascii="Arial" w:hAnsi="Arial" w:cs="Arial"/>
                <w:color w:val="000000"/>
                <w:lang w:bidi="he-IL"/>
              </w:rPr>
            </w:pPr>
          </w:p>
        </w:tc>
        <w:tc>
          <w:tcPr>
            <w:tcW w:w="8010" w:type="dxa"/>
            <w:tcBorders>
              <w:top w:val="nil"/>
              <w:left w:val="nil"/>
              <w:bottom w:val="nil"/>
              <w:right w:val="nil"/>
            </w:tcBorders>
          </w:tcPr>
          <w:p w14:paraId="37361879" w14:textId="1923201D" w:rsidR="00530798" w:rsidRPr="00530798" w:rsidRDefault="00530798" w:rsidP="00185424">
            <w:pPr>
              <w:autoSpaceDE w:val="0"/>
              <w:autoSpaceDN w:val="0"/>
              <w:adjustRightInd w:val="0"/>
              <w:spacing w:line="360" w:lineRule="auto"/>
              <w:rPr>
                <w:rFonts w:ascii="Arial" w:eastAsiaTheme="minorEastAsia" w:hAnsi="Arial" w:cs="Arial"/>
                <w:color w:val="000000"/>
                <w:lang w:bidi="he-IL"/>
              </w:rPr>
            </w:pPr>
          </w:p>
        </w:tc>
        <w:tc>
          <w:tcPr>
            <w:tcW w:w="795" w:type="dxa"/>
            <w:gridSpan w:val="2"/>
            <w:tcBorders>
              <w:top w:val="nil"/>
              <w:left w:val="nil"/>
              <w:bottom w:val="nil"/>
              <w:right w:val="nil"/>
            </w:tcBorders>
          </w:tcPr>
          <w:p w14:paraId="3155B3A6" w14:textId="0FD929BE" w:rsidR="00530798" w:rsidRPr="00530798" w:rsidRDefault="00530798" w:rsidP="00185424">
            <w:pPr>
              <w:pStyle w:val="Caption"/>
              <w:spacing w:after="0" w:line="360" w:lineRule="auto"/>
              <w:jc w:val="right"/>
              <w:rPr>
                <w:rFonts w:ascii="Arial" w:hAnsi="Arial" w:cs="Arial"/>
                <w:sz w:val="22"/>
                <w:szCs w:val="22"/>
              </w:rPr>
            </w:pPr>
          </w:p>
        </w:tc>
      </w:tr>
    </w:tbl>
    <w:p w14:paraId="1C838044" w14:textId="68931F93"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Plugging back into</w:t>
      </w:r>
      <w:r w:rsidR="007E561C">
        <w:rPr>
          <w:rFonts w:ascii="Arial" w:eastAsiaTheme="minorEastAsia" w:hAnsi="Arial" w:cs="Arial"/>
          <w:color w:val="000000"/>
          <w:lang w:bidi="he-IL"/>
        </w:rPr>
        <w:t xml:space="preserve"> </w:t>
      </w:r>
      <w:r w:rsidR="007E561C">
        <w:rPr>
          <w:rFonts w:ascii="Arial" w:eastAsiaTheme="minorEastAsia" w:hAnsi="Arial" w:cs="Arial"/>
          <w:b/>
          <w:bCs/>
          <w:color w:val="000000"/>
          <w:lang w:bidi="he-IL"/>
        </w:rPr>
        <w:t>Eq. 34</w:t>
      </w:r>
      <w:r w:rsidRPr="00530798">
        <w:rPr>
          <w:rFonts w:ascii="Arial" w:eastAsiaTheme="minorEastAsia" w:hAnsi="Arial" w:cs="Arial"/>
          <w:color w:val="000000"/>
          <w:lang w:bidi="he-IL"/>
        </w:rPr>
        <w:t>, we get</w:t>
      </w:r>
    </w:p>
    <w:p w14:paraId="046B730F" w14:textId="77777777" w:rsidR="0056400C" w:rsidRDefault="0056400C"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5C3A0288" w:rsidR="0056400C" w:rsidRPr="009C2A31" w:rsidRDefault="00B45320" w:rsidP="00C914BC">
            <w:pPr>
              <w:spacing w:line="360" w:lineRule="auto"/>
              <w:rPr>
                <w:rFonts w:ascii="Arial" w:hAnsi="Arial"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m:t>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0204A178" w:rsidR="0056400C" w:rsidRPr="009C2A31" w:rsidRDefault="0056400C"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7</w:t>
            </w:r>
            <w:r w:rsidRPr="009C2A31">
              <w:rPr>
                <w:rFonts w:ascii="Arial" w:hAnsi="Arial" w:cs="Arial"/>
              </w:rPr>
              <w:t>)</w:t>
            </w:r>
          </w:p>
        </w:tc>
      </w:tr>
    </w:tbl>
    <w:p w14:paraId="356F23BA" w14:textId="77777777" w:rsidR="0056400C" w:rsidRDefault="0056400C" w:rsidP="00185424">
      <w:pPr>
        <w:autoSpaceDE w:val="0"/>
        <w:autoSpaceDN w:val="0"/>
        <w:adjustRightInd w:val="0"/>
        <w:spacing w:after="0" w:line="360" w:lineRule="auto"/>
        <w:rPr>
          <w:rFonts w:ascii="Arial" w:eastAsiaTheme="minorEastAsia" w:hAnsi="Arial" w:cs="Arial"/>
          <w:color w:val="000000"/>
          <w:lang w:bidi="he-IL"/>
        </w:rPr>
      </w:pPr>
    </w:p>
    <w:p w14:paraId="23A0F442" w14:textId="674AF00D" w:rsidR="008717D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To perform this estimation of A on the GWAS and F</w:t>
      </w:r>
      <w:r w:rsidRPr="00530798">
        <w:rPr>
          <w:rFonts w:ascii="Arial" w:eastAsiaTheme="minorEastAsia" w:hAnsi="Arial" w:cs="Arial"/>
          <w:color w:val="000000"/>
          <w:vertAlign w:val="subscript"/>
          <w:lang w:bidi="he-IL"/>
        </w:rPr>
        <w:t>ST</w:t>
      </w:r>
      <w:r w:rsidRPr="00530798">
        <w:rPr>
          <w:rFonts w:ascii="Arial" w:eastAsiaTheme="minorEastAsia" w:hAnsi="Arial" w:cs="Arial"/>
          <w:color w:val="000000"/>
          <w:lang w:bidi="he-IL"/>
        </w:rPr>
        <w:t xml:space="preserve"> data, we used paired </w:t>
      </w:r>
      <w:r w:rsidR="0056400C" w:rsidRPr="00530798">
        <w:rPr>
          <w:rFonts w:ascii="Arial" w:eastAsiaTheme="minorEastAsia" w:hAnsi="Arial" w:cs="Arial"/>
          <w:color w:val="000000"/>
          <w:lang w:bidi="he-IL"/>
        </w:rPr>
        <w:t>F</w:t>
      </w:r>
      <w:r w:rsidR="0056400C" w:rsidRPr="00530798">
        <w:rPr>
          <w:rFonts w:ascii="Arial" w:eastAsiaTheme="minorEastAsia" w:hAnsi="Arial" w:cs="Arial"/>
          <w:color w:val="000000"/>
          <w:vertAlign w:val="subscript"/>
          <w:lang w:bidi="he-IL"/>
        </w:rPr>
        <w:t>ST</w:t>
      </w:r>
      <w:r w:rsidR="0056400C" w:rsidRPr="00530798">
        <w:rPr>
          <w:rFonts w:ascii="Arial" w:eastAsiaTheme="minorEastAsia" w:hAnsi="Arial" w:cs="Arial"/>
          <w:color w:val="000000"/>
          <w:lang w:bidi="he-IL"/>
        </w:rPr>
        <w:t xml:space="preserve"> </w:t>
      </w:r>
      <w:r w:rsidRPr="00530798">
        <w:rPr>
          <w:rFonts w:ascii="Arial" w:eastAsiaTheme="minorEastAsia" w:hAnsi="Arial" w:cs="Arial"/>
          <w:color w:val="000000"/>
          <w:lang w:bidi="he-IL"/>
        </w:rPr>
        <w:t xml:space="preserve">and </w:t>
      </w:r>
      <w:proofErr w:type="spellStart"/>
      <w:r w:rsidR="0056400C">
        <w:rPr>
          <w:rFonts w:ascii="Arial" w:eastAsiaTheme="minorEastAsia" w:hAnsi="Arial" w:cs="Arial"/>
          <w:color w:val="000000"/>
          <w:lang w:bidi="he-IL"/>
        </w:rPr>
        <w:t>V</w:t>
      </w:r>
      <w:r w:rsidR="0056400C" w:rsidRPr="0056400C">
        <w:rPr>
          <w:rFonts w:ascii="Arial" w:eastAsiaTheme="minorEastAsia" w:hAnsi="Arial" w:cs="Arial"/>
          <w:color w:val="000000"/>
          <w:vertAlign w:val="subscript"/>
          <w:lang w:bidi="he-IL"/>
        </w:rPr>
        <w:t>GxSex</w:t>
      </w:r>
      <w:proofErr w:type="spellEnd"/>
      <w:r w:rsidRPr="00530798">
        <w:rPr>
          <w:rFonts w:ascii="Arial" w:eastAsiaTheme="minorEastAsia" w:hAnsi="Arial" w:cs="Arial"/>
          <w:color w:val="000000"/>
          <w:lang w:bidi="he-IL"/>
        </w:rPr>
        <w:t xml:space="preserve"> points for all loci which passed all previous stages of filtering.  Weights were set by </w:t>
      </w:r>
      <w:r w:rsidR="00EA7A08">
        <w:rPr>
          <w:rFonts w:ascii="Arial" w:eastAsiaTheme="minorEastAsia" w:hAnsi="Arial" w:cs="Arial"/>
          <w:b/>
          <w:bCs/>
          <w:color w:val="000000"/>
          <w:lang w:bidi="he-IL"/>
        </w:rPr>
        <w:t>Eq. 33</w:t>
      </w:r>
      <w:r w:rsidRPr="00530798">
        <w:rPr>
          <w:rFonts w:ascii="Arial" w:eastAsiaTheme="minorEastAsia" w:hAnsi="Arial" w:cs="Arial"/>
          <w:color w:val="000000"/>
          <w:lang w:bidi="he-IL"/>
        </w:rPr>
        <w:t xml:space="preserve"> and follow </w:t>
      </w:r>
      <w:r w:rsidR="00A6531D">
        <w:rPr>
          <w:rFonts w:ascii="Arial" w:eastAsiaTheme="minorEastAsia" w:hAnsi="Arial" w:cs="Arial"/>
          <w:b/>
          <w:bCs/>
          <w:color w:val="000000"/>
          <w:lang w:bidi="he-IL"/>
        </w:rPr>
        <w:t>Eq. 47</w:t>
      </w:r>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ascii="Arial" w:hAnsi="Arial" w:cs="Arial"/>
          <w:color w:val="000000"/>
          <w:lang w:bidi="he-IL"/>
        </w:rPr>
        <w:t xml:space="preserve"> are the GWAS effect estimates as above, and</w:t>
      </w:r>
      <w:r w:rsidRPr="00530798">
        <w:rPr>
          <w:rFonts w:ascii="Arial" w:eastAsiaTheme="minorEastAsia" w:hAnsi="Arial"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are the GWAS standard errors (SE) estimates for each locus’ effect size per trait.</w:t>
      </w:r>
    </w:p>
    <w:p w14:paraId="1F18DC9E" w14:textId="77777777" w:rsidR="00CB46E1" w:rsidRPr="00530798" w:rsidRDefault="00CB46E1" w:rsidP="00185424">
      <w:pPr>
        <w:autoSpaceDE w:val="0"/>
        <w:autoSpaceDN w:val="0"/>
        <w:adjustRightInd w:val="0"/>
        <w:spacing w:after="0" w:line="360" w:lineRule="auto"/>
        <w:rPr>
          <w:rFonts w:ascii="Arial" w:eastAsiaTheme="minorEastAsia" w:hAnsi="Arial" w:cs="Arial"/>
          <w:color w:val="000000"/>
          <w:lang w:bidi="he-IL"/>
        </w:rPr>
      </w:pPr>
    </w:p>
    <w:p w14:paraId="65657DB4" w14:textId="40FCD9A4" w:rsidR="00530798" w:rsidRP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To minimize the possibility of LD between sites used in the analysis as much as possible used the approximately independent LD blocks in Europeans </w:t>
      </w:r>
      <w:sdt>
        <w:sdtPr>
          <w:rPr>
            <w:rFonts w:ascii="Arial" w:eastAsiaTheme="minorEastAsia" w:hAnsi="Arial"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DD51E7">
            <w:rPr>
              <w:rFonts w:eastAsia="Times New Roman"/>
            </w:rPr>
            <w:t>(Berisa &amp; Pickrell, 2016)</w:t>
          </w:r>
        </w:sdtContent>
      </w:sdt>
      <w:r w:rsidRPr="00262381">
        <w:rPr>
          <w:rFonts w:ascii="Arial" w:eastAsiaTheme="minorEastAsia" w:hAnsi="Arial" w:cs="Arial"/>
          <w:color w:val="000000"/>
          <w:lang w:bidi="he-IL"/>
        </w:rPr>
        <w:t xml:space="preserve"> as in</w:t>
      </w:r>
      <w:r w:rsidRPr="00530798">
        <w:rPr>
          <w:rFonts w:ascii="Arial" w:eastAsiaTheme="minorEastAsia" w:hAnsi="Arial" w:cs="Arial"/>
          <w:color w:val="000000"/>
          <w:lang w:bidi="he-IL"/>
        </w:rPr>
        <w:t xml:space="preserve"> REFX </w:t>
      </w:r>
      <w:r w:rsidRPr="00A505D9">
        <w:rPr>
          <w:rFonts w:ascii="Arial" w:eastAsiaTheme="minorEastAsia" w:hAnsi="Arial" w:cs="Arial"/>
          <w:b/>
          <w:bCs/>
          <w:color w:val="000000"/>
          <w:lang w:bidi="he-IL"/>
        </w:rPr>
        <w:t>Section “XXX”.</w:t>
      </w:r>
      <w:r w:rsidRPr="00530798">
        <w:rPr>
          <w:rFonts w:ascii="Arial" w:eastAsiaTheme="minorEastAsia" w:hAnsi="Arial" w:cs="Arial"/>
          <w:color w:val="000000"/>
          <w:lang w:bidi="he-IL"/>
        </w:rPr>
        <w:t xml:space="preserve"> Namely, we subdivided the genome into 1703 LD blocks such that we expect </w:t>
      </w:r>
      <w:r w:rsidRPr="00530798">
        <w:rPr>
          <w:rFonts w:ascii="Arial" w:eastAsiaTheme="minorEastAsia" w:hAnsi="Arial" w:cs="Arial"/>
          <w:color w:val="000000"/>
          <w:lang w:bidi="he-IL"/>
        </w:rPr>
        <w:lastRenderedPageBreak/>
        <w:t xml:space="preserve">sites from different LD blocks will have little to no LD between them.  We iterated over the 1703 blocks and identified all post-filtering loci which fell within each block; we then randomly sampled one of these loci within each LD block and used this sample of (up to) 1703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530798">
        <w:rPr>
          <w:rFonts w:ascii="Arial" w:eastAsiaTheme="minorEastAsia" w:hAnsi="Arial"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REFX </w:t>
      </w:r>
      <w:r w:rsidRPr="00E2497E">
        <w:rPr>
          <w:rFonts w:ascii="Arial" w:eastAsiaTheme="minorEastAsia" w:hAnsi="Arial" w:cs="Arial"/>
          <w:b/>
          <w:bCs/>
          <w:color w:val="000000"/>
          <w:lang w:bidi="he-IL"/>
        </w:rPr>
        <w:t>Fig. 7B</w:t>
      </w:r>
      <w:r w:rsidRPr="00530798">
        <w:rPr>
          <w:rFonts w:ascii="Arial" w:eastAsiaTheme="minorEastAsia" w:hAnsi="Arial" w:cs="Arial"/>
          <w:color w:val="000000"/>
          <w:lang w:bidi="he-IL"/>
        </w:rPr>
        <w:t xml:space="preserve"> is the mean of the 1,000 replicates, and the error bar is the middle 90% (i.e., the 5</w:t>
      </w:r>
      <w:r w:rsidRPr="00530798">
        <w:rPr>
          <w:rFonts w:ascii="Arial" w:eastAsiaTheme="minorEastAsia" w:hAnsi="Arial" w:cs="Arial"/>
          <w:color w:val="000000"/>
          <w:vertAlign w:val="superscript"/>
          <w:lang w:bidi="he-IL"/>
        </w:rPr>
        <w:t>th</w:t>
      </w:r>
      <w:r w:rsidRPr="00530798">
        <w:rPr>
          <w:rFonts w:ascii="Arial" w:eastAsiaTheme="minorEastAsia" w:hAnsi="Arial" w:cs="Arial"/>
          <w:color w:val="000000"/>
          <w:lang w:bidi="he-IL"/>
        </w:rPr>
        <w:t xml:space="preserve"> to 95</w:t>
      </w:r>
      <w:r w:rsidRPr="00530798">
        <w:rPr>
          <w:rFonts w:ascii="Arial" w:eastAsiaTheme="minorEastAsia" w:hAnsi="Arial" w:cs="Arial"/>
          <w:color w:val="000000"/>
          <w:vertAlign w:val="superscript"/>
          <w:lang w:bidi="he-IL"/>
        </w:rPr>
        <w:t>th</w:t>
      </w:r>
      <w:r w:rsidRPr="00530798">
        <w:rPr>
          <w:rFonts w:ascii="Arial" w:eastAsiaTheme="minorEastAsia" w:hAnsi="Arial"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530798">
        <w:rPr>
          <w:rFonts w:ascii="Arial" w:eastAsiaTheme="minorEastAsia" w:hAnsi="Arial" w:cs="Arial"/>
          <w:color w:val="000000"/>
          <w:lang w:bidi="he-IL"/>
        </w:rPr>
        <w:t>gnomAD</w:t>
      </w:r>
      <w:proofErr w:type="spellEnd"/>
      <w:r w:rsidR="00A539F7" w:rsidRPr="00530798">
        <w:rPr>
          <w:rFonts w:ascii="Arial" w:eastAsiaTheme="minorEastAsia" w:hAnsi="Arial" w:cs="Arial"/>
          <w:color w:val="000000"/>
          <w:lang w:bidi="he-IL"/>
        </w:rPr>
        <w:t xml:space="preserve"> </w:t>
      </w:r>
      <w:r w:rsidRPr="00530798">
        <w:rPr>
          <w:rFonts w:ascii="Arial" w:eastAsiaTheme="minorEastAsia" w:hAnsi="Arial" w:cs="Arial"/>
          <w:color w:val="000000"/>
          <w:lang w:bidi="he-IL"/>
        </w:rPr>
        <w:t xml:space="preserve">are more genetically diverged from the UKB White British sample and the GWAS estimates are expected to be less portable </w:t>
      </w:r>
      <w:sdt>
        <w:sdtPr>
          <w:rPr>
            <w:rFonts w:ascii="Arial" w:eastAsiaTheme="minorEastAsia" w:hAnsi="Arial"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DD51E7" w:rsidRPr="00DD51E7">
            <w:rPr>
              <w:rFonts w:ascii="Arial" w:eastAsiaTheme="minorEastAsia" w:hAnsi="Arial" w:cs="Arial"/>
              <w:color w:val="000000"/>
              <w:lang w:bidi="he-IL"/>
            </w:rPr>
            <w:t>(</w:t>
          </w:r>
          <w:proofErr w:type="spellStart"/>
          <w:r w:rsidR="00DD51E7" w:rsidRPr="00DD51E7">
            <w:rPr>
              <w:rFonts w:ascii="Arial" w:eastAsiaTheme="minorEastAsia" w:hAnsi="Arial" w:cs="Arial"/>
              <w:color w:val="000000"/>
              <w:lang w:bidi="he-IL"/>
            </w:rPr>
            <w:t>Privé</w:t>
          </w:r>
          <w:proofErr w:type="spellEnd"/>
          <w:r w:rsidR="00DD51E7" w:rsidRPr="00DD51E7">
            <w:rPr>
              <w:rFonts w:ascii="Arial" w:eastAsiaTheme="minorEastAsia" w:hAnsi="Arial" w:cs="Arial"/>
              <w:color w:val="000000"/>
              <w:lang w:bidi="he-IL"/>
            </w:rPr>
            <w:t xml:space="preserve"> et al., 2022; Wang et al., 2020)</w:t>
          </w:r>
        </w:sdtContent>
      </w:sdt>
      <w:r w:rsidRPr="00530798">
        <w:rPr>
          <w:rFonts w:ascii="Arial" w:eastAsiaTheme="minorEastAsia" w:hAnsi="Arial" w:cs="Arial"/>
          <w:color w:val="000000"/>
          <w:lang w:bidi="he-IL"/>
        </w:rPr>
        <w:t>, similar to the UK Biobank dataset used to generate the GWAS data.</w:t>
      </w:r>
    </w:p>
    <w:p w14:paraId="6D848726" w14:textId="77777777" w:rsidR="00C503CD" w:rsidRPr="00C503CD" w:rsidRDefault="00C503CD" w:rsidP="00C503CD"/>
    <w:p w14:paraId="69D4D726" w14:textId="77777777" w:rsidR="00F97BCB" w:rsidRPr="00EA2B17" w:rsidRDefault="00F97BCB" w:rsidP="004822A7">
      <w:pPr>
        <w:pStyle w:val="Heading2"/>
      </w:pPr>
      <w:r w:rsidRPr="00EA2B17">
        <w:t>Code and Data Availability</w:t>
      </w:r>
    </w:p>
    <w:p w14:paraId="38CACA80" w14:textId="38D7C911" w:rsidR="00ED1B59" w:rsidRDefault="00F97BCB" w:rsidP="002A6E3A">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3CAD9DE5" w14:textId="77777777" w:rsidR="00331361" w:rsidRDefault="00331361">
      <w:pPr>
        <w:rPr>
          <w:rFonts w:ascii="Arial" w:eastAsia="Times New Roman" w:hAnsi="Arial" w:cs="Arial"/>
          <w:b/>
          <w:bCs/>
          <w:sz w:val="28"/>
          <w:szCs w:val="28"/>
        </w:rPr>
      </w:pPr>
      <w:r>
        <w:rPr>
          <w:rFonts w:ascii="Arial" w:hAnsi="Arial" w:cs="Arial"/>
          <w:b/>
          <w:bCs/>
          <w:sz w:val="28"/>
          <w:szCs w:val="28"/>
        </w:rPr>
        <w:br w:type="page"/>
      </w:r>
    </w:p>
    <w:p w14:paraId="7F1E1CF5" w14:textId="57505B45" w:rsidR="00E34FE0" w:rsidRDefault="00E34FE0" w:rsidP="009F6706">
      <w:pPr>
        <w:pStyle w:val="Heading1"/>
      </w:pPr>
      <w:r w:rsidRPr="005B55CD">
        <w:lastRenderedPageBreak/>
        <w:t>References</w:t>
      </w:r>
    </w:p>
    <w:p w14:paraId="40CA5735" w14:textId="77777777" w:rsidR="00EE0FD3" w:rsidRPr="00EE0FD3" w:rsidRDefault="00EE0FD3" w:rsidP="00EE0FD3"/>
    <w:sdt>
      <w:sdtPr>
        <w:rPr>
          <w:rFonts w:ascii="Arial" w:eastAsia="Times New Roman" w:hAnsi="Arial" w:cs="Arial"/>
          <w:sz w:val="24"/>
          <w:szCs w:val="24"/>
        </w:rPr>
        <w:tag w:val="MENDELEY_BIBLIOGRAPHY"/>
        <w:id w:val="-1868744081"/>
        <w:placeholder>
          <w:docPart w:val="DefaultPlaceholder_-1854013440"/>
        </w:placeholder>
      </w:sdtPr>
      <w:sdtEndPr/>
      <w:sdtContent>
        <w:p w14:paraId="341B036C" w14:textId="77777777" w:rsidR="00920EA7" w:rsidRDefault="00920EA7">
          <w:pPr>
            <w:autoSpaceDE w:val="0"/>
            <w:autoSpaceDN w:val="0"/>
            <w:ind w:hanging="480"/>
            <w:divId w:val="42407808"/>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(n.d.). </w:t>
          </w:r>
          <w:r>
            <w:rPr>
              <w:rFonts w:eastAsia="Times New Roman"/>
              <w:i/>
              <w:iCs/>
            </w:rPr>
            <w:t>UK Biobank -- Neale Lab</w:t>
          </w:r>
          <w:r>
            <w:rPr>
              <w:rFonts w:eastAsia="Times New Roman"/>
            </w:rPr>
            <w:t>. Retrieved March 23, 2022, from http://www.nealelab.is/uk-biobank/</w:t>
          </w:r>
        </w:p>
        <w:p w14:paraId="0B5F0AF2" w14:textId="77777777" w:rsidR="00920EA7" w:rsidRDefault="00920EA7">
          <w:pPr>
            <w:autoSpaceDE w:val="0"/>
            <w:autoSpaceDN w:val="0"/>
            <w:ind w:hanging="480"/>
            <w:divId w:val="194663497"/>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5833AF0B" w14:textId="77777777" w:rsidR="00920EA7" w:rsidRDefault="00920EA7">
          <w:pPr>
            <w:autoSpaceDE w:val="0"/>
            <w:autoSpaceDN w:val="0"/>
            <w:ind w:hanging="480"/>
            <w:divId w:val="445974767"/>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51CF1DA0" w14:textId="77777777" w:rsidR="00920EA7" w:rsidRDefault="00920EA7">
          <w:pPr>
            <w:autoSpaceDE w:val="0"/>
            <w:autoSpaceDN w:val="0"/>
            <w:ind w:hanging="480"/>
            <w:divId w:val="1081217864"/>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11B05ACB" w14:textId="77777777" w:rsidR="00920EA7" w:rsidRDefault="00920EA7">
          <w:pPr>
            <w:autoSpaceDE w:val="0"/>
            <w:autoSpaceDN w:val="0"/>
            <w:ind w:hanging="480"/>
            <w:divId w:val="1373190770"/>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3597E527" w14:textId="77777777" w:rsidR="00920EA7" w:rsidRDefault="00920EA7">
          <w:pPr>
            <w:autoSpaceDE w:val="0"/>
            <w:autoSpaceDN w:val="0"/>
            <w:ind w:hanging="480"/>
            <w:divId w:val="1099448474"/>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1F3EE6FB" w14:textId="77777777" w:rsidR="00920EA7" w:rsidRDefault="00920EA7">
          <w:pPr>
            <w:autoSpaceDE w:val="0"/>
            <w:autoSpaceDN w:val="0"/>
            <w:ind w:hanging="480"/>
            <w:divId w:val="1774982696"/>
            <w:rPr>
              <w:rFonts w:eastAsia="Times New Roman"/>
            </w:rPr>
          </w:pPr>
          <w:r>
            <w:rPr>
              <w:rFonts w:eastAsia="Times New Roman"/>
            </w:rPr>
            <w:t xml:space="preserve">Bernabeu,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4B2FEE8B" w14:textId="77777777" w:rsidR="00920EA7" w:rsidRDefault="00920EA7">
          <w:pPr>
            <w:autoSpaceDE w:val="0"/>
            <w:autoSpaceDN w:val="0"/>
            <w:ind w:hanging="480"/>
            <w:divId w:val="462161864"/>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08DF2FA7" w14:textId="77777777" w:rsidR="00920EA7" w:rsidRDefault="00920EA7">
          <w:pPr>
            <w:autoSpaceDE w:val="0"/>
            <w:autoSpaceDN w:val="0"/>
            <w:ind w:hanging="480"/>
            <w:divId w:val="2121221561"/>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7533D562" w14:textId="77777777" w:rsidR="00920EA7" w:rsidRDefault="00920EA7">
          <w:pPr>
            <w:autoSpaceDE w:val="0"/>
            <w:autoSpaceDN w:val="0"/>
            <w:ind w:hanging="480"/>
            <w:divId w:val="1409956548"/>
            <w:rPr>
              <w:rFonts w:eastAsia="Times New Roman"/>
            </w:rPr>
          </w:pPr>
          <w:r>
            <w:rPr>
              <w:rFonts w:eastAsia="Times New Roman"/>
            </w:rPr>
            <w:t xml:space="preserve">Bulik-Sullivan, B.,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608E07E3" w14:textId="77777777" w:rsidR="00920EA7" w:rsidRDefault="00920EA7">
          <w:pPr>
            <w:autoSpaceDE w:val="0"/>
            <w:autoSpaceDN w:val="0"/>
            <w:ind w:hanging="480"/>
            <w:divId w:val="229269699"/>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43D16FE6" w14:textId="77777777" w:rsidR="00920EA7" w:rsidRDefault="00920EA7">
          <w:pPr>
            <w:autoSpaceDE w:val="0"/>
            <w:autoSpaceDN w:val="0"/>
            <w:ind w:hanging="480"/>
            <w:divId w:val="822818747"/>
            <w:rPr>
              <w:rFonts w:eastAsia="Times New Roman"/>
            </w:rPr>
          </w:pPr>
          <w:r>
            <w:rPr>
              <w:rFonts w:eastAsia="Times New Roman"/>
            </w:rPr>
            <w:lastRenderedPageBreak/>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54BE9BA0" w14:textId="77777777" w:rsidR="00920EA7" w:rsidRDefault="00920EA7">
          <w:pPr>
            <w:autoSpaceDE w:val="0"/>
            <w:autoSpaceDN w:val="0"/>
            <w:ind w:hanging="480"/>
            <w:divId w:val="461777747"/>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2F65377F" w14:textId="77777777" w:rsidR="00920EA7" w:rsidRDefault="00920EA7">
          <w:pPr>
            <w:autoSpaceDE w:val="0"/>
            <w:autoSpaceDN w:val="0"/>
            <w:ind w:hanging="480"/>
            <w:divId w:val="723453199"/>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590ECBF7" w14:textId="77777777" w:rsidR="00920EA7" w:rsidRDefault="00920EA7">
          <w:pPr>
            <w:autoSpaceDE w:val="0"/>
            <w:autoSpaceDN w:val="0"/>
            <w:ind w:hanging="480"/>
            <w:divId w:val="604772697"/>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27B3B1DA" w14:textId="77777777" w:rsidR="00920EA7" w:rsidRDefault="00920EA7">
          <w:pPr>
            <w:autoSpaceDE w:val="0"/>
            <w:autoSpaceDN w:val="0"/>
            <w:ind w:hanging="480"/>
            <w:divId w:val="2071079509"/>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33BAB9FC" w14:textId="77777777" w:rsidR="00920EA7" w:rsidRDefault="00920EA7">
          <w:pPr>
            <w:autoSpaceDE w:val="0"/>
            <w:autoSpaceDN w:val="0"/>
            <w:ind w:hanging="480"/>
            <w:divId w:val="455221115"/>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1D7DBE75" w14:textId="77777777" w:rsidR="00920EA7" w:rsidRDefault="00920EA7">
          <w:pPr>
            <w:autoSpaceDE w:val="0"/>
            <w:autoSpaceDN w:val="0"/>
            <w:ind w:hanging="480"/>
            <w:divId w:val="1414815555"/>
            <w:rPr>
              <w:rFonts w:eastAsia="Times New Roman"/>
            </w:rPr>
          </w:pPr>
          <w:proofErr w:type="spellStart"/>
          <w:r>
            <w:rPr>
              <w:rFonts w:eastAsia="Times New Roman"/>
            </w:rPr>
            <w:t>Danecek</w:t>
          </w:r>
          <w:proofErr w:type="spellEnd"/>
          <w:r>
            <w:rPr>
              <w:rFonts w:eastAsia="Times New Roman"/>
            </w:rPr>
            <w:t xml:space="preserve">, P., Auton,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Handsaker, R. E., Lunter,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7C005409" w14:textId="77777777" w:rsidR="00920EA7" w:rsidRDefault="00920EA7">
          <w:pPr>
            <w:autoSpaceDE w:val="0"/>
            <w:autoSpaceDN w:val="0"/>
            <w:ind w:hanging="480"/>
            <w:divId w:val="1097214686"/>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3A4CCB0" w14:textId="77777777" w:rsidR="00920EA7" w:rsidRDefault="00920EA7">
          <w:pPr>
            <w:autoSpaceDE w:val="0"/>
            <w:autoSpaceDN w:val="0"/>
            <w:ind w:hanging="480"/>
            <w:divId w:val="508717191"/>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544D59AC" w14:textId="77777777" w:rsidR="00920EA7" w:rsidRDefault="00920EA7">
          <w:pPr>
            <w:autoSpaceDE w:val="0"/>
            <w:autoSpaceDN w:val="0"/>
            <w:ind w:hanging="480"/>
            <w:divId w:val="513375745"/>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3675FE3E" w14:textId="77777777" w:rsidR="00920EA7" w:rsidRDefault="00920EA7">
          <w:pPr>
            <w:autoSpaceDE w:val="0"/>
            <w:autoSpaceDN w:val="0"/>
            <w:ind w:hanging="480"/>
            <w:divId w:val="618531719"/>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67A7536F" w14:textId="77777777" w:rsidR="00920EA7" w:rsidRDefault="00920EA7">
          <w:pPr>
            <w:autoSpaceDE w:val="0"/>
            <w:autoSpaceDN w:val="0"/>
            <w:ind w:hanging="480"/>
            <w:divId w:val="1290165019"/>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1938AB09" w14:textId="77777777" w:rsidR="00920EA7" w:rsidRDefault="00920EA7">
          <w:pPr>
            <w:autoSpaceDE w:val="0"/>
            <w:autoSpaceDN w:val="0"/>
            <w:ind w:hanging="480"/>
            <w:divId w:val="983319017"/>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E06265A" w14:textId="77777777" w:rsidR="00920EA7" w:rsidRDefault="00920EA7">
          <w:pPr>
            <w:autoSpaceDE w:val="0"/>
            <w:autoSpaceDN w:val="0"/>
            <w:ind w:hanging="480"/>
            <w:divId w:val="311562560"/>
            <w:rPr>
              <w:rFonts w:eastAsia="Times New Roman"/>
            </w:rPr>
          </w:pPr>
          <w:r>
            <w:rPr>
              <w:rFonts w:eastAsia="Times New Roman"/>
            </w:rPr>
            <w:lastRenderedPageBreak/>
            <w:t xml:space="preserve">Gillespie, J. H. (2004). </w:t>
          </w:r>
          <w:r>
            <w:rPr>
              <w:rFonts w:eastAsia="Times New Roman"/>
              <w:i/>
              <w:iCs/>
            </w:rPr>
            <w:t>Population Genetics: A Concise Guide</w:t>
          </w:r>
          <w:r>
            <w:rPr>
              <w:rFonts w:eastAsia="Times New Roman"/>
            </w:rPr>
            <w:t xml:space="preserve"> (2nd ed.). Johns Hopkins University Press.</w:t>
          </w:r>
        </w:p>
        <w:p w14:paraId="3CFA195F" w14:textId="77777777" w:rsidR="00920EA7" w:rsidRDefault="00920EA7">
          <w:pPr>
            <w:autoSpaceDE w:val="0"/>
            <w:autoSpaceDN w:val="0"/>
            <w:ind w:hanging="480"/>
            <w:divId w:val="1530878293"/>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1AC20B6" w14:textId="77777777" w:rsidR="00920EA7" w:rsidRDefault="00920EA7">
          <w:pPr>
            <w:autoSpaceDE w:val="0"/>
            <w:autoSpaceDN w:val="0"/>
            <w:ind w:hanging="480"/>
            <w:divId w:val="762651526"/>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236FBFBC" w14:textId="77777777" w:rsidR="00920EA7" w:rsidRDefault="00920EA7">
          <w:pPr>
            <w:autoSpaceDE w:val="0"/>
            <w:autoSpaceDN w:val="0"/>
            <w:ind w:hanging="480"/>
            <w:divId w:val="1868444170"/>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111B4C11" w14:textId="77777777" w:rsidR="00920EA7" w:rsidRDefault="00920EA7">
          <w:pPr>
            <w:autoSpaceDE w:val="0"/>
            <w:autoSpaceDN w:val="0"/>
            <w:ind w:hanging="480"/>
            <w:divId w:val="830414111"/>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F41E790" w14:textId="77777777" w:rsidR="00920EA7" w:rsidRDefault="00920EA7">
          <w:pPr>
            <w:autoSpaceDE w:val="0"/>
            <w:autoSpaceDN w:val="0"/>
            <w:ind w:hanging="480"/>
            <w:divId w:val="863324940"/>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7E5D72C6" w14:textId="77777777" w:rsidR="00920EA7" w:rsidRDefault="00920EA7">
          <w:pPr>
            <w:autoSpaceDE w:val="0"/>
            <w:autoSpaceDN w:val="0"/>
            <w:ind w:hanging="480"/>
            <w:divId w:val="383677702"/>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6209129C" w14:textId="77777777" w:rsidR="00920EA7" w:rsidRDefault="00920EA7">
          <w:pPr>
            <w:autoSpaceDE w:val="0"/>
            <w:autoSpaceDN w:val="0"/>
            <w:ind w:hanging="480"/>
            <w:divId w:val="390617112"/>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111BCE1B" w14:textId="77777777" w:rsidR="00920EA7" w:rsidRDefault="00920EA7">
          <w:pPr>
            <w:autoSpaceDE w:val="0"/>
            <w:autoSpaceDN w:val="0"/>
            <w:ind w:hanging="480"/>
            <w:divId w:val="830675129"/>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72BE96B5" w14:textId="77777777" w:rsidR="00920EA7" w:rsidRDefault="00920EA7">
          <w:pPr>
            <w:autoSpaceDE w:val="0"/>
            <w:autoSpaceDN w:val="0"/>
            <w:ind w:hanging="480"/>
            <w:divId w:val="106697930"/>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14A880BD" w14:textId="77777777" w:rsidR="00920EA7" w:rsidRDefault="00920EA7">
          <w:pPr>
            <w:autoSpaceDE w:val="0"/>
            <w:autoSpaceDN w:val="0"/>
            <w:ind w:hanging="480"/>
            <w:divId w:val="377362081"/>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1F5F8431" w14:textId="77777777" w:rsidR="00920EA7" w:rsidRDefault="00920EA7">
          <w:pPr>
            <w:autoSpaceDE w:val="0"/>
            <w:autoSpaceDN w:val="0"/>
            <w:ind w:hanging="480"/>
            <w:divId w:val="1006665404"/>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2E5F01C0" w14:textId="77777777" w:rsidR="00920EA7" w:rsidRDefault="00920EA7">
          <w:pPr>
            <w:autoSpaceDE w:val="0"/>
            <w:autoSpaceDN w:val="0"/>
            <w:ind w:hanging="480"/>
            <w:divId w:val="574820640"/>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w:t>
          </w:r>
          <w:r>
            <w:rPr>
              <w:rFonts w:eastAsia="Times New Roman"/>
            </w:rPr>
            <w:lastRenderedPageBreak/>
            <w:t xml:space="preserve">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0DD2F433" w14:textId="77777777" w:rsidR="00920EA7" w:rsidRDefault="00920EA7">
          <w:pPr>
            <w:autoSpaceDE w:val="0"/>
            <w:autoSpaceDN w:val="0"/>
            <w:ind w:hanging="480"/>
            <w:divId w:val="305400134"/>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70EF0D02" w14:textId="77777777" w:rsidR="00920EA7" w:rsidRDefault="00920EA7">
          <w:pPr>
            <w:autoSpaceDE w:val="0"/>
            <w:autoSpaceDN w:val="0"/>
            <w:ind w:hanging="480"/>
            <w:divId w:val="1438528422"/>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1DD306AE" w14:textId="77777777" w:rsidR="00920EA7" w:rsidRDefault="00920EA7">
          <w:pPr>
            <w:autoSpaceDE w:val="0"/>
            <w:autoSpaceDN w:val="0"/>
            <w:ind w:hanging="480"/>
            <w:divId w:val="277182052"/>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43B40BEA" w14:textId="77777777" w:rsidR="00920EA7" w:rsidRDefault="00920EA7">
          <w:pPr>
            <w:autoSpaceDE w:val="0"/>
            <w:autoSpaceDN w:val="0"/>
            <w:ind w:hanging="480"/>
            <w:divId w:val="1951861846"/>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6D39ED84" w14:textId="77777777" w:rsidR="00920EA7" w:rsidRDefault="00920EA7">
          <w:pPr>
            <w:autoSpaceDE w:val="0"/>
            <w:autoSpaceDN w:val="0"/>
            <w:ind w:hanging="480"/>
            <w:divId w:val="1230188081"/>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259D52A" w14:textId="77777777" w:rsidR="00920EA7" w:rsidRDefault="00920EA7">
          <w:pPr>
            <w:autoSpaceDE w:val="0"/>
            <w:autoSpaceDN w:val="0"/>
            <w:ind w:hanging="480"/>
            <w:divId w:val="355431294"/>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2B53A1F9" w14:textId="77777777" w:rsidR="00920EA7" w:rsidRDefault="00920EA7">
          <w:pPr>
            <w:autoSpaceDE w:val="0"/>
            <w:autoSpaceDN w:val="0"/>
            <w:ind w:hanging="480"/>
            <w:divId w:val="1300767577"/>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42798EA5" w14:textId="77777777" w:rsidR="00920EA7" w:rsidRDefault="00920EA7">
          <w:pPr>
            <w:autoSpaceDE w:val="0"/>
            <w:autoSpaceDN w:val="0"/>
            <w:ind w:hanging="480"/>
            <w:divId w:val="323633647"/>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4C622AD4" w14:textId="77777777" w:rsidR="00920EA7" w:rsidRDefault="00920EA7">
          <w:pPr>
            <w:autoSpaceDE w:val="0"/>
            <w:autoSpaceDN w:val="0"/>
            <w:ind w:hanging="480"/>
            <w:divId w:val="321349576"/>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6D11ED84" w14:textId="77777777" w:rsidR="00920EA7" w:rsidRDefault="00920EA7">
          <w:pPr>
            <w:autoSpaceDE w:val="0"/>
            <w:autoSpaceDN w:val="0"/>
            <w:ind w:hanging="480"/>
            <w:divId w:val="482816134"/>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63D1CD5F" w14:textId="77777777" w:rsidR="00920EA7" w:rsidRDefault="00920EA7">
          <w:pPr>
            <w:autoSpaceDE w:val="0"/>
            <w:autoSpaceDN w:val="0"/>
            <w:ind w:hanging="480"/>
            <w:divId w:val="199704472"/>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02C0AF6D" w14:textId="77777777" w:rsidR="00920EA7" w:rsidRDefault="00920EA7">
          <w:pPr>
            <w:autoSpaceDE w:val="0"/>
            <w:autoSpaceDN w:val="0"/>
            <w:ind w:hanging="480"/>
            <w:divId w:val="1031497058"/>
            <w:rPr>
              <w:rFonts w:eastAsia="Times New Roman"/>
            </w:rPr>
          </w:pPr>
          <w:r>
            <w:rPr>
              <w:rFonts w:eastAsia="Times New Roman"/>
            </w:rPr>
            <w:lastRenderedPageBreak/>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35168A04" w14:textId="77777777" w:rsidR="00920EA7" w:rsidRDefault="00920EA7">
          <w:pPr>
            <w:autoSpaceDE w:val="0"/>
            <w:autoSpaceDN w:val="0"/>
            <w:ind w:hanging="480"/>
            <w:divId w:val="2134861414"/>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3CB995BF" w14:textId="77777777" w:rsidR="00920EA7" w:rsidRDefault="00920EA7">
          <w:pPr>
            <w:autoSpaceDE w:val="0"/>
            <w:autoSpaceDN w:val="0"/>
            <w:ind w:hanging="480"/>
            <w:divId w:val="1963807688"/>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36B28625" w14:textId="77777777" w:rsidR="00920EA7" w:rsidRDefault="00920EA7">
          <w:pPr>
            <w:autoSpaceDE w:val="0"/>
            <w:autoSpaceDN w:val="0"/>
            <w:ind w:hanging="480"/>
            <w:divId w:val="1375930457"/>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79D11766" w14:textId="77777777" w:rsidR="00920EA7" w:rsidRDefault="00920EA7">
          <w:pPr>
            <w:autoSpaceDE w:val="0"/>
            <w:autoSpaceDN w:val="0"/>
            <w:ind w:hanging="480"/>
            <w:divId w:val="956376044"/>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657B9BB7" w14:textId="77777777" w:rsidR="00920EA7" w:rsidRDefault="00920EA7">
          <w:pPr>
            <w:autoSpaceDE w:val="0"/>
            <w:autoSpaceDN w:val="0"/>
            <w:ind w:hanging="480"/>
            <w:divId w:val="859974619"/>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52119877" w14:textId="77777777" w:rsidR="00920EA7" w:rsidRDefault="00920EA7">
          <w:pPr>
            <w:autoSpaceDE w:val="0"/>
            <w:autoSpaceDN w:val="0"/>
            <w:ind w:hanging="480"/>
            <w:divId w:val="195504202"/>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0812F708" w14:textId="77777777" w:rsidR="00920EA7" w:rsidRDefault="00920EA7">
          <w:pPr>
            <w:autoSpaceDE w:val="0"/>
            <w:autoSpaceDN w:val="0"/>
            <w:ind w:hanging="480"/>
            <w:divId w:val="673538230"/>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5A9BB3AA" w14:textId="77777777" w:rsidR="00920EA7" w:rsidRDefault="00920EA7">
          <w:pPr>
            <w:autoSpaceDE w:val="0"/>
            <w:autoSpaceDN w:val="0"/>
            <w:ind w:hanging="480"/>
            <w:divId w:val="1438328104"/>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22485EB8" w14:textId="77777777" w:rsidR="00920EA7" w:rsidRDefault="00920EA7">
          <w:pPr>
            <w:autoSpaceDE w:val="0"/>
            <w:autoSpaceDN w:val="0"/>
            <w:ind w:hanging="480"/>
            <w:divId w:val="268320814"/>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4D668A24" w14:textId="77777777" w:rsidR="00920EA7" w:rsidRDefault="00920EA7">
          <w:pPr>
            <w:autoSpaceDE w:val="0"/>
            <w:autoSpaceDN w:val="0"/>
            <w:ind w:hanging="480"/>
            <w:divId w:val="1125125402"/>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McPeek, E. M. A. (2010). Intra‐ and Intersexual Trade‐Offs between </w:t>
          </w:r>
          <w:r>
            <w:rPr>
              <w:rFonts w:eastAsia="Times New Roman"/>
            </w:rPr>
            <w:lastRenderedPageBreak/>
            <w:t xml:space="preserve">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71CE63FD" w14:textId="77777777" w:rsidR="00920EA7" w:rsidRDefault="00920EA7">
          <w:pPr>
            <w:autoSpaceDE w:val="0"/>
            <w:autoSpaceDN w:val="0"/>
            <w:ind w:hanging="480"/>
            <w:divId w:val="965622264"/>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15DEC3BE" w14:textId="77777777" w:rsidR="00920EA7" w:rsidRDefault="00920EA7">
          <w:pPr>
            <w:autoSpaceDE w:val="0"/>
            <w:autoSpaceDN w:val="0"/>
            <w:ind w:hanging="480"/>
            <w:divId w:val="16540834"/>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E0819FB" w14:textId="77777777" w:rsidR="00920EA7" w:rsidRDefault="00920EA7">
          <w:pPr>
            <w:autoSpaceDE w:val="0"/>
            <w:autoSpaceDN w:val="0"/>
            <w:ind w:hanging="480"/>
            <w:divId w:val="822964126"/>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37D97060" w14:textId="77777777" w:rsidR="00920EA7" w:rsidRDefault="00920EA7">
          <w:pPr>
            <w:autoSpaceDE w:val="0"/>
            <w:autoSpaceDN w:val="0"/>
            <w:ind w:hanging="480"/>
            <w:divId w:val="400061865"/>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2BB8E393" w14:textId="77777777" w:rsidR="00920EA7" w:rsidRDefault="00920EA7">
          <w:pPr>
            <w:autoSpaceDE w:val="0"/>
            <w:autoSpaceDN w:val="0"/>
            <w:ind w:hanging="480"/>
            <w:divId w:val="263535096"/>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6EFF49ED" w14:textId="77777777" w:rsidR="00920EA7" w:rsidRDefault="00920EA7">
          <w:pPr>
            <w:autoSpaceDE w:val="0"/>
            <w:autoSpaceDN w:val="0"/>
            <w:ind w:hanging="480"/>
            <w:divId w:val="27801917"/>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52C40CE5" w14:textId="77777777" w:rsidR="00920EA7" w:rsidRDefault="00920EA7">
          <w:pPr>
            <w:autoSpaceDE w:val="0"/>
            <w:autoSpaceDN w:val="0"/>
            <w:ind w:hanging="480"/>
            <w:divId w:val="2105345248"/>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462F9A83" w14:textId="77777777" w:rsidR="00920EA7" w:rsidRDefault="00920EA7">
          <w:pPr>
            <w:autoSpaceDE w:val="0"/>
            <w:autoSpaceDN w:val="0"/>
            <w:ind w:hanging="480"/>
            <w:divId w:val="33214769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2B476DF4" w14:textId="77777777" w:rsidR="00920EA7" w:rsidRDefault="00920EA7">
          <w:pPr>
            <w:autoSpaceDE w:val="0"/>
            <w:autoSpaceDN w:val="0"/>
            <w:ind w:hanging="480"/>
            <w:divId w:val="1379554546"/>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6E5205BA" w14:textId="77777777" w:rsidR="00920EA7" w:rsidRDefault="00920EA7">
          <w:pPr>
            <w:autoSpaceDE w:val="0"/>
            <w:autoSpaceDN w:val="0"/>
            <w:ind w:hanging="480"/>
            <w:divId w:val="1554080905"/>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BB29379" w14:textId="77777777" w:rsidR="00920EA7" w:rsidRDefault="00920EA7">
          <w:pPr>
            <w:autoSpaceDE w:val="0"/>
            <w:autoSpaceDN w:val="0"/>
            <w:ind w:hanging="480"/>
            <w:divId w:val="124658904"/>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6CD0802A" w14:textId="77777777" w:rsidR="00920EA7" w:rsidRDefault="00920EA7">
          <w:pPr>
            <w:autoSpaceDE w:val="0"/>
            <w:autoSpaceDN w:val="0"/>
            <w:ind w:hanging="480"/>
            <w:divId w:val="1925920644"/>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15D1CB17" w14:textId="77777777" w:rsidR="00920EA7" w:rsidRDefault="00920EA7">
          <w:pPr>
            <w:autoSpaceDE w:val="0"/>
            <w:autoSpaceDN w:val="0"/>
            <w:ind w:hanging="480"/>
            <w:divId w:val="1700081379"/>
            <w:rPr>
              <w:rFonts w:eastAsia="Times New Roman"/>
            </w:rPr>
          </w:pPr>
          <w:r>
            <w:rPr>
              <w:rFonts w:eastAsia="Times New Roman"/>
            </w:rPr>
            <w:lastRenderedPageBreak/>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2C68E056" w:rsidR="005B55CD" w:rsidRDefault="00920EA7" w:rsidP="00331361">
          <w:pPr>
            <w:pStyle w:val="NormalWeb"/>
            <w:spacing w:before="0" w:beforeAutospacing="0" w:after="0" w:afterAutospacing="0" w:line="360" w:lineRule="auto"/>
            <w:jc w:val="both"/>
            <w:rPr>
              <w:rFonts w:ascii="Arial" w:hAnsi="Arial" w:cs="Arial"/>
              <w:sz w:val="22"/>
              <w:szCs w:val="22"/>
            </w:rPr>
          </w:pPr>
          <w:r>
            <w:t> </w:t>
          </w:r>
        </w:p>
      </w:sdtContent>
    </w:sdt>
    <w:p w14:paraId="3A1DDE7F" w14:textId="77777777" w:rsidR="005B55CD" w:rsidRDefault="005B55CD" w:rsidP="002A6E3A">
      <w:pPr>
        <w:pStyle w:val="NormalWeb"/>
        <w:spacing w:before="0" w:beforeAutospacing="0" w:after="0" w:afterAutospacing="0" w:line="360" w:lineRule="auto"/>
        <w:jc w:val="both"/>
        <w:rPr>
          <w:rFonts w:ascii="Arial" w:hAnsi="Arial" w:cs="Arial"/>
          <w:sz w:val="22"/>
          <w:szCs w:val="22"/>
        </w:rPr>
      </w:pPr>
    </w:p>
    <w:p w14:paraId="71D17653" w14:textId="0BB54E35" w:rsidR="00E34FE0" w:rsidRDefault="00E34FE0" w:rsidP="002A6E3A">
      <w:pPr>
        <w:pStyle w:val="NormalWeb"/>
        <w:spacing w:before="0" w:beforeAutospacing="0" w:after="0" w:afterAutospacing="0" w:line="360" w:lineRule="auto"/>
        <w:jc w:val="both"/>
        <w:rPr>
          <w:rFonts w:ascii="Arial" w:hAnsi="Arial" w:cs="Arial"/>
          <w:sz w:val="22"/>
          <w:szCs w:val="22"/>
        </w:rPr>
      </w:pPr>
    </w:p>
    <w:p w14:paraId="45860B10" w14:textId="77777777" w:rsidR="00E34FE0" w:rsidRPr="002A6E3A" w:rsidRDefault="00E34FE0" w:rsidP="002A6E3A">
      <w:pPr>
        <w:pStyle w:val="NormalWeb"/>
        <w:spacing w:before="0" w:beforeAutospacing="0" w:after="0" w:afterAutospacing="0" w:line="360" w:lineRule="auto"/>
        <w:jc w:val="both"/>
        <w:rPr>
          <w:rFonts w:ascii="Arial" w:hAnsi="Arial" w:cs="Arial"/>
          <w:sz w:val="22"/>
          <w:szCs w:val="22"/>
        </w:rPr>
      </w:pPr>
    </w:p>
    <w:sectPr w:rsidR="00E34FE0" w:rsidRPr="002A6E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7" w:author="Harpak, Arbel" w:date="2022-04-01T12:14:00Z" w:initials="HA">
    <w:p w14:paraId="3008C403" w14:textId="5E942E0E" w:rsidR="00962CC4" w:rsidRDefault="00962CC4">
      <w:pPr>
        <w:pStyle w:val="CommentText"/>
      </w:pPr>
      <w:r>
        <w:rPr>
          <w:rStyle w:val="CommentReference"/>
        </w:rPr>
        <w:annotationRef/>
      </w:r>
      <w:r>
        <w:t>Confused, what distribution is being sampled here? If this is something valid, we can use it for all traits, rather than the +/-3SE measure</w:t>
      </w:r>
    </w:p>
  </w:comment>
  <w:comment w:id="69" w:author="Harpak, Arbel" w:date="2022-04-01T12:16:00Z" w:initials="HA">
    <w:p w14:paraId="47BA85A9" w14:textId="594E8564" w:rsidR="00F012A7" w:rsidRDefault="00F012A7">
      <w:pPr>
        <w:pStyle w:val="CommentText"/>
      </w:pPr>
      <w:r>
        <w:rPr>
          <w:rStyle w:val="CommentReference"/>
        </w:rPr>
        <w:annotationRef/>
      </w:r>
      <w:r>
        <w:t>Let’s also cite Mike Ryan’s book</w:t>
      </w:r>
    </w:p>
  </w:comment>
  <w:comment w:id="68" w:author="Harpak, Arbel" w:date="2022-04-01T12:16:00Z" w:initials="HA">
    <w:p w14:paraId="2916CAB4" w14:textId="0DE5E623" w:rsidR="00F012A7" w:rsidRDefault="00F012A7">
      <w:pPr>
        <w:pStyle w:val="CommentText"/>
      </w:pPr>
      <w:r>
        <w:rPr>
          <w:rStyle w:val="CommentReference"/>
        </w:rPr>
        <w:annotationRef/>
      </w:r>
      <w:r>
        <w:t>Why is the font for references different?</w:t>
      </w:r>
    </w:p>
  </w:comment>
  <w:comment w:id="80" w:author="Harpak, Arbel" w:date="2022-04-01T12:28:00Z" w:initials="HA">
    <w:p w14:paraId="3F76885A" w14:textId="41602208" w:rsidR="00AF497C" w:rsidRDefault="00447D68">
      <w:pPr>
        <w:pStyle w:val="CommentText"/>
        <w:rPr>
          <w:rStyle w:val="CommentReference"/>
        </w:rPr>
      </w:pPr>
      <w:r>
        <w:rPr>
          <w:rStyle w:val="CommentReference"/>
        </w:rPr>
        <w:annotationRef/>
      </w:r>
      <w:r w:rsidR="00AF497C">
        <w:rPr>
          <w:rStyle w:val="CommentReference"/>
        </w:rPr>
        <w:t>In panel C: ASJ and NFE --- say “male AC: XXX” rather than “median AC” for both. You already abbreviated median allele count as “AC” in the first panel</w:t>
      </w:r>
    </w:p>
    <w:p w14:paraId="033B2436" w14:textId="0E3EAB90" w:rsidR="00DD66A1" w:rsidRDefault="00447D68" w:rsidP="00DD66A1">
      <w:pPr>
        <w:pStyle w:val="CommentText"/>
        <w:rPr>
          <w:rStyle w:val="CommentReference"/>
        </w:rPr>
      </w:pPr>
      <w:r>
        <w:rPr>
          <w:rStyle w:val="CommentReference"/>
        </w:rPr>
        <w:t xml:space="preserve">In panel B: </w:t>
      </w:r>
    </w:p>
    <w:p w14:paraId="25A76F77" w14:textId="16D6162E" w:rsidR="00447D68" w:rsidRDefault="00447D68" w:rsidP="00447D68">
      <w:pPr>
        <w:pStyle w:val="CommentText"/>
        <w:numPr>
          <w:ilvl w:val="0"/>
          <w:numId w:val="9"/>
        </w:numPr>
        <w:rPr>
          <w:rStyle w:val="CommentReference"/>
        </w:rPr>
      </w:pPr>
      <w:r>
        <w:rPr>
          <w:rStyle w:val="CommentReference"/>
        </w:rPr>
        <w:t xml:space="preserve">You forgot to add units </w:t>
      </w:r>
      <w:r w:rsidR="00AF497C">
        <w:rPr>
          <w:rStyle w:val="CommentReference"/>
        </w:rPr>
        <w:t>on the x-axis</w:t>
      </w:r>
    </w:p>
    <w:p w14:paraId="7CFDB33B" w14:textId="77777777" w:rsidR="00447D68" w:rsidRDefault="00447D68">
      <w:pPr>
        <w:pStyle w:val="CommentText"/>
        <w:rPr>
          <w:rStyle w:val="CommentReference"/>
        </w:rPr>
      </w:pPr>
    </w:p>
    <w:p w14:paraId="5B102D03" w14:textId="5E012FF9" w:rsidR="00447D68" w:rsidRDefault="00447D68" w:rsidP="00447D68">
      <w:pPr>
        <w:pStyle w:val="CommentText"/>
        <w:numPr>
          <w:ilvl w:val="0"/>
          <w:numId w:val="9"/>
        </w:numPr>
        <w:rPr>
          <w:rStyle w:val="CommentReference"/>
        </w:rPr>
      </w:pPr>
      <w:r>
        <w:rPr>
          <w:rStyle w:val="CommentReference"/>
        </w:rPr>
        <w:t>the axis should still have multiple values on them.</w:t>
      </w:r>
    </w:p>
    <w:p w14:paraId="25127385" w14:textId="04EE152C" w:rsidR="00447D68" w:rsidRDefault="00447D68">
      <w:pPr>
        <w:pStyle w:val="CommentText"/>
        <w:rPr>
          <w:rStyle w:val="CommentReference"/>
        </w:rPr>
      </w:pPr>
      <w:r>
        <w:rPr>
          <w:rStyle w:val="CommentReference"/>
        </w:rPr>
        <w:t>The x 10^-3 can appear at the end. e.g. x-axis here:</w:t>
      </w:r>
    </w:p>
    <w:p w14:paraId="60D9FD4C" w14:textId="1DEDA3EF" w:rsidR="00447D68" w:rsidRDefault="00447D68">
      <w:pPr>
        <w:pStyle w:val="CommentText"/>
      </w:pPr>
      <w:r w:rsidRPr="00447D68">
        <w:drawing>
          <wp:inline distT="0" distB="0" distL="0" distR="0" wp14:anchorId="40B6B981" wp14:editId="3CF74DC0">
            <wp:extent cx="2628900" cy="20066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
                    <a:stretch>
                      <a:fillRect/>
                    </a:stretch>
                  </pic:blipFill>
                  <pic:spPr>
                    <a:xfrm>
                      <a:off x="0" y="0"/>
                      <a:ext cx="2628900" cy="2006600"/>
                    </a:xfrm>
                    <a:prstGeom prst="rect">
                      <a:avLst/>
                    </a:prstGeom>
                  </pic:spPr>
                </pic:pic>
              </a:graphicData>
            </a:graphic>
          </wp:inline>
        </w:drawing>
      </w:r>
    </w:p>
  </w:comment>
  <w:comment w:id="128" w:author="Harpak, Arbel" w:date="2022-04-01T12:55:00Z" w:initials="HA">
    <w:p w14:paraId="557E58F6" w14:textId="4E837532" w:rsidR="005B77DC" w:rsidRDefault="005B77DC">
      <w:pPr>
        <w:pStyle w:val="CommentText"/>
      </w:pPr>
      <w:r>
        <w:rPr>
          <w:rStyle w:val="CommentReference"/>
        </w:rPr>
        <w:annotationRef/>
      </w:r>
      <w:r>
        <w:t>Matt needs to provide you with a new version of this plot. Current SEs are no good because they are SEs on a single Z score rather than SEMs.</w:t>
      </w:r>
    </w:p>
  </w:comment>
  <w:comment w:id="138" w:author="Harpak, Arbel" w:date="2022-04-01T12:56:00Z" w:initials="HA">
    <w:p w14:paraId="667956AB" w14:textId="4B4C27C8" w:rsidR="005B77DC" w:rsidRDefault="005B77DC">
      <w:pPr>
        <w:pStyle w:val="CommentText"/>
      </w:pPr>
      <w:r>
        <w:rPr>
          <w:rStyle w:val="CommentReference"/>
        </w:rPr>
        <w:annotationRef/>
      </w:r>
      <w:r>
        <w:t>Matt, please fill in numbers and CIs</w:t>
      </w:r>
    </w:p>
  </w:comment>
  <w:comment w:id="157" w:author="Harpak, Arbel" w:date="2022-04-01T13:04:00Z" w:initials="HA">
    <w:p w14:paraId="6148CCCD" w14:textId="6588335A" w:rsidR="00C408E5" w:rsidRDefault="00C408E5">
      <w:pPr>
        <w:pStyle w:val="CommentText"/>
      </w:pPr>
      <w:r>
        <w:rPr>
          <w:rStyle w:val="CommentReference"/>
        </w:rPr>
        <w:annotationRef/>
      </w:r>
      <w:r>
        <w:t>Can we change to a more interesting trait? Say biomarker?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08C403" w15:done="0"/>
  <w15:commentEx w15:paraId="47BA85A9" w15:done="0"/>
  <w15:commentEx w15:paraId="2916CAB4" w15:done="0"/>
  <w15:commentEx w15:paraId="60D9FD4C" w15:done="0"/>
  <w15:commentEx w15:paraId="557E58F6" w15:done="0"/>
  <w15:commentEx w15:paraId="667956AB" w15:done="0"/>
  <w15:commentEx w15:paraId="6148CC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6B14" w16cex:dateUtc="2022-04-01T17:14:00Z"/>
  <w16cex:commentExtensible w16cex:durableId="25F16BB4" w16cex:dateUtc="2022-04-01T17:16:00Z"/>
  <w16cex:commentExtensible w16cex:durableId="25F16BA0" w16cex:dateUtc="2022-04-01T17:16:00Z"/>
  <w16cex:commentExtensible w16cex:durableId="25F16E52" w16cex:dateUtc="2022-04-01T17:28:00Z"/>
  <w16cex:commentExtensible w16cex:durableId="25F174B9" w16cex:dateUtc="2022-04-01T17:55:00Z"/>
  <w16cex:commentExtensible w16cex:durableId="25F17518" w16cex:dateUtc="2022-04-01T17:56:00Z"/>
  <w16cex:commentExtensible w16cex:durableId="25F176D2" w16cex:dateUtc="2022-04-01T1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08C403" w16cid:durableId="25F16B14"/>
  <w16cid:commentId w16cid:paraId="47BA85A9" w16cid:durableId="25F16BB4"/>
  <w16cid:commentId w16cid:paraId="2916CAB4" w16cid:durableId="25F16BA0"/>
  <w16cid:commentId w16cid:paraId="60D9FD4C" w16cid:durableId="25F16E52"/>
  <w16cid:commentId w16cid:paraId="557E58F6" w16cid:durableId="25F174B9"/>
  <w16cid:commentId w16cid:paraId="667956AB" w16cid:durableId="25F17518"/>
  <w16cid:commentId w16cid:paraId="6148CCCD" w16cid:durableId="25F176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3A096" w14:textId="77777777" w:rsidR="00B45320" w:rsidRDefault="00B45320" w:rsidP="004822A7">
      <w:pPr>
        <w:spacing w:after="0" w:line="240" w:lineRule="auto"/>
      </w:pPr>
      <w:r>
        <w:separator/>
      </w:r>
    </w:p>
  </w:endnote>
  <w:endnote w:type="continuationSeparator" w:id="0">
    <w:p w14:paraId="769FAC8C" w14:textId="77777777" w:rsidR="00B45320" w:rsidRDefault="00B45320" w:rsidP="0048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39B91" w14:textId="77777777" w:rsidR="00B45320" w:rsidRDefault="00B45320" w:rsidP="004822A7">
      <w:pPr>
        <w:spacing w:after="0" w:line="240" w:lineRule="auto"/>
      </w:pPr>
      <w:r>
        <w:separator/>
      </w:r>
    </w:p>
  </w:footnote>
  <w:footnote w:type="continuationSeparator" w:id="0">
    <w:p w14:paraId="6AD6C2DC" w14:textId="77777777" w:rsidR="00B45320" w:rsidRDefault="00B45320" w:rsidP="00482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2A4"/>
    <w:multiLevelType w:val="hybridMultilevel"/>
    <w:tmpl w:val="05D40778"/>
    <w:lvl w:ilvl="0" w:tplc="766EC422">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8333126">
    <w:abstractNumId w:val="6"/>
    <w:lvlOverride w:ilvl="0">
      <w:lvl w:ilvl="0">
        <w:numFmt w:val="lowerLetter"/>
        <w:lvlText w:val="%1."/>
        <w:lvlJc w:val="left"/>
      </w:lvl>
    </w:lvlOverride>
  </w:num>
  <w:num w:numId="2" w16cid:durableId="1451821824">
    <w:abstractNumId w:val="2"/>
    <w:lvlOverride w:ilvl="0">
      <w:lvl w:ilvl="0">
        <w:numFmt w:val="lowerLetter"/>
        <w:lvlText w:val="%1."/>
        <w:lvlJc w:val="left"/>
      </w:lvl>
    </w:lvlOverride>
  </w:num>
  <w:num w:numId="3" w16cid:durableId="1986355260">
    <w:abstractNumId w:val="4"/>
  </w:num>
  <w:num w:numId="4" w16cid:durableId="1723670483">
    <w:abstractNumId w:val="4"/>
    <w:lvlOverride w:ilvl="0">
      <w:lvl w:ilvl="0">
        <w:numFmt w:val="lowerLetter"/>
        <w:lvlText w:val="%1."/>
        <w:lvlJc w:val="left"/>
      </w:lvl>
    </w:lvlOverride>
  </w:num>
  <w:num w:numId="5" w16cid:durableId="711688021">
    <w:abstractNumId w:val="5"/>
  </w:num>
  <w:num w:numId="6" w16cid:durableId="1330407090">
    <w:abstractNumId w:val="5"/>
    <w:lvlOverride w:ilvl="0">
      <w:lvl w:ilvl="0">
        <w:numFmt w:val="lowerLetter"/>
        <w:lvlText w:val="%1."/>
        <w:lvlJc w:val="left"/>
      </w:lvl>
    </w:lvlOverride>
  </w:num>
  <w:num w:numId="7" w16cid:durableId="494689985">
    <w:abstractNumId w:val="3"/>
  </w:num>
  <w:num w:numId="8" w16cid:durableId="244072758">
    <w:abstractNumId w:val="1"/>
  </w:num>
  <w:num w:numId="9" w16cid:durableId="18664036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7CB6"/>
    <w:rsid w:val="00023789"/>
    <w:rsid w:val="00025706"/>
    <w:rsid w:val="00036992"/>
    <w:rsid w:val="00042547"/>
    <w:rsid w:val="00043053"/>
    <w:rsid w:val="0004741C"/>
    <w:rsid w:val="000531FA"/>
    <w:rsid w:val="00053A14"/>
    <w:rsid w:val="0005699E"/>
    <w:rsid w:val="00057A2F"/>
    <w:rsid w:val="0006318D"/>
    <w:rsid w:val="00063DB4"/>
    <w:rsid w:val="00065AE4"/>
    <w:rsid w:val="00087764"/>
    <w:rsid w:val="0009764E"/>
    <w:rsid w:val="00097D41"/>
    <w:rsid w:val="000A03C9"/>
    <w:rsid w:val="000A0B6F"/>
    <w:rsid w:val="000A1328"/>
    <w:rsid w:val="000A5559"/>
    <w:rsid w:val="000E48F2"/>
    <w:rsid w:val="000F22E5"/>
    <w:rsid w:val="00114C9E"/>
    <w:rsid w:val="00124D2A"/>
    <w:rsid w:val="00137FC1"/>
    <w:rsid w:val="00152DC7"/>
    <w:rsid w:val="001541FC"/>
    <w:rsid w:val="0016602B"/>
    <w:rsid w:val="001673B2"/>
    <w:rsid w:val="00170629"/>
    <w:rsid w:val="00172A3A"/>
    <w:rsid w:val="001755A7"/>
    <w:rsid w:val="00177462"/>
    <w:rsid w:val="001813A3"/>
    <w:rsid w:val="00182D0B"/>
    <w:rsid w:val="00184E78"/>
    <w:rsid w:val="00185424"/>
    <w:rsid w:val="0019658F"/>
    <w:rsid w:val="001A1331"/>
    <w:rsid w:val="001A5D52"/>
    <w:rsid w:val="001A7DF0"/>
    <w:rsid w:val="001B0219"/>
    <w:rsid w:val="001B5ED6"/>
    <w:rsid w:val="001B7D6F"/>
    <w:rsid w:val="001C3178"/>
    <w:rsid w:val="001C3348"/>
    <w:rsid w:val="001D2C2C"/>
    <w:rsid w:val="001D3E92"/>
    <w:rsid w:val="001D436E"/>
    <w:rsid w:val="001D5733"/>
    <w:rsid w:val="001F19CD"/>
    <w:rsid w:val="0020104C"/>
    <w:rsid w:val="00203E0E"/>
    <w:rsid w:val="00216C4B"/>
    <w:rsid w:val="002222BC"/>
    <w:rsid w:val="0022472E"/>
    <w:rsid w:val="002268BE"/>
    <w:rsid w:val="002307A5"/>
    <w:rsid w:val="002360A3"/>
    <w:rsid w:val="00247426"/>
    <w:rsid w:val="00255CF2"/>
    <w:rsid w:val="002565A4"/>
    <w:rsid w:val="00257AE5"/>
    <w:rsid w:val="002602EA"/>
    <w:rsid w:val="002613E4"/>
    <w:rsid w:val="00261FFB"/>
    <w:rsid w:val="00262381"/>
    <w:rsid w:val="00275E01"/>
    <w:rsid w:val="0027676A"/>
    <w:rsid w:val="0028747E"/>
    <w:rsid w:val="002962C3"/>
    <w:rsid w:val="002A6E3A"/>
    <w:rsid w:val="002A72F6"/>
    <w:rsid w:val="002B180A"/>
    <w:rsid w:val="002B4A89"/>
    <w:rsid w:val="002B7A75"/>
    <w:rsid w:val="002C24E7"/>
    <w:rsid w:val="002D2548"/>
    <w:rsid w:val="002D5010"/>
    <w:rsid w:val="002E1FC2"/>
    <w:rsid w:val="002E7899"/>
    <w:rsid w:val="002F72A5"/>
    <w:rsid w:val="003121BD"/>
    <w:rsid w:val="00331361"/>
    <w:rsid w:val="0034231B"/>
    <w:rsid w:val="00346077"/>
    <w:rsid w:val="00353306"/>
    <w:rsid w:val="0035364F"/>
    <w:rsid w:val="0035463D"/>
    <w:rsid w:val="00361C00"/>
    <w:rsid w:val="00361E35"/>
    <w:rsid w:val="003639AE"/>
    <w:rsid w:val="00366298"/>
    <w:rsid w:val="00372092"/>
    <w:rsid w:val="0037482E"/>
    <w:rsid w:val="00375F71"/>
    <w:rsid w:val="00376063"/>
    <w:rsid w:val="00384445"/>
    <w:rsid w:val="00390697"/>
    <w:rsid w:val="0039438B"/>
    <w:rsid w:val="00394A87"/>
    <w:rsid w:val="00394EA5"/>
    <w:rsid w:val="00397249"/>
    <w:rsid w:val="003C0FCB"/>
    <w:rsid w:val="003C3F88"/>
    <w:rsid w:val="003C7838"/>
    <w:rsid w:val="003C7F17"/>
    <w:rsid w:val="003D5AF6"/>
    <w:rsid w:val="003D7F7C"/>
    <w:rsid w:val="003E0DE6"/>
    <w:rsid w:val="003E685D"/>
    <w:rsid w:val="003F775A"/>
    <w:rsid w:val="0041561C"/>
    <w:rsid w:val="004243BF"/>
    <w:rsid w:val="00430D59"/>
    <w:rsid w:val="004429DC"/>
    <w:rsid w:val="00447D68"/>
    <w:rsid w:val="00447E0E"/>
    <w:rsid w:val="004502BD"/>
    <w:rsid w:val="00452085"/>
    <w:rsid w:val="004648A1"/>
    <w:rsid w:val="00466E1B"/>
    <w:rsid w:val="0047325A"/>
    <w:rsid w:val="004822A7"/>
    <w:rsid w:val="00486B01"/>
    <w:rsid w:val="004901FE"/>
    <w:rsid w:val="0049202A"/>
    <w:rsid w:val="00495918"/>
    <w:rsid w:val="004966C8"/>
    <w:rsid w:val="004A6E53"/>
    <w:rsid w:val="004B2D67"/>
    <w:rsid w:val="004B4881"/>
    <w:rsid w:val="004B65F4"/>
    <w:rsid w:val="004E714A"/>
    <w:rsid w:val="004F47D4"/>
    <w:rsid w:val="004F5303"/>
    <w:rsid w:val="00506651"/>
    <w:rsid w:val="00507A9F"/>
    <w:rsid w:val="005113EA"/>
    <w:rsid w:val="00512D4A"/>
    <w:rsid w:val="005133DC"/>
    <w:rsid w:val="00526612"/>
    <w:rsid w:val="00530798"/>
    <w:rsid w:val="00543136"/>
    <w:rsid w:val="0056400C"/>
    <w:rsid w:val="005669DA"/>
    <w:rsid w:val="00585E3A"/>
    <w:rsid w:val="00586E1E"/>
    <w:rsid w:val="00595F46"/>
    <w:rsid w:val="005A6CF4"/>
    <w:rsid w:val="005B134A"/>
    <w:rsid w:val="005B55CD"/>
    <w:rsid w:val="005B77DC"/>
    <w:rsid w:val="005C1B09"/>
    <w:rsid w:val="005D61E4"/>
    <w:rsid w:val="006316BA"/>
    <w:rsid w:val="00631FF8"/>
    <w:rsid w:val="00655E30"/>
    <w:rsid w:val="00656DB9"/>
    <w:rsid w:val="006571F5"/>
    <w:rsid w:val="00660A9C"/>
    <w:rsid w:val="006679B9"/>
    <w:rsid w:val="00673144"/>
    <w:rsid w:val="00673207"/>
    <w:rsid w:val="006933D3"/>
    <w:rsid w:val="006A0DC9"/>
    <w:rsid w:val="006A553C"/>
    <w:rsid w:val="006D2104"/>
    <w:rsid w:val="006D2C8A"/>
    <w:rsid w:val="006D60E0"/>
    <w:rsid w:val="006E1F79"/>
    <w:rsid w:val="006E3D71"/>
    <w:rsid w:val="006F5C41"/>
    <w:rsid w:val="006F6DA5"/>
    <w:rsid w:val="00702A37"/>
    <w:rsid w:val="00726D3C"/>
    <w:rsid w:val="00733D33"/>
    <w:rsid w:val="007354E7"/>
    <w:rsid w:val="00736145"/>
    <w:rsid w:val="00740085"/>
    <w:rsid w:val="00744757"/>
    <w:rsid w:val="00752837"/>
    <w:rsid w:val="00770031"/>
    <w:rsid w:val="00777907"/>
    <w:rsid w:val="0078303D"/>
    <w:rsid w:val="00787637"/>
    <w:rsid w:val="007900DF"/>
    <w:rsid w:val="007937B8"/>
    <w:rsid w:val="007962BE"/>
    <w:rsid w:val="007A0EA0"/>
    <w:rsid w:val="007A11FC"/>
    <w:rsid w:val="007A4FFB"/>
    <w:rsid w:val="007A6B36"/>
    <w:rsid w:val="007C1A55"/>
    <w:rsid w:val="007E2D3A"/>
    <w:rsid w:val="007E3636"/>
    <w:rsid w:val="007E561C"/>
    <w:rsid w:val="007F4ED8"/>
    <w:rsid w:val="00801FE5"/>
    <w:rsid w:val="0080431B"/>
    <w:rsid w:val="0081676E"/>
    <w:rsid w:val="00821DDE"/>
    <w:rsid w:val="008307FD"/>
    <w:rsid w:val="00841234"/>
    <w:rsid w:val="00843903"/>
    <w:rsid w:val="00866EB2"/>
    <w:rsid w:val="0086788A"/>
    <w:rsid w:val="008717D8"/>
    <w:rsid w:val="00881AD5"/>
    <w:rsid w:val="00886B3F"/>
    <w:rsid w:val="00887B00"/>
    <w:rsid w:val="008B007E"/>
    <w:rsid w:val="008B1604"/>
    <w:rsid w:val="008B6D8B"/>
    <w:rsid w:val="008C1F95"/>
    <w:rsid w:val="008C5635"/>
    <w:rsid w:val="008D022B"/>
    <w:rsid w:val="008D0E34"/>
    <w:rsid w:val="008D6094"/>
    <w:rsid w:val="008E029C"/>
    <w:rsid w:val="008E0DDD"/>
    <w:rsid w:val="008F0D75"/>
    <w:rsid w:val="008F348B"/>
    <w:rsid w:val="008F49D5"/>
    <w:rsid w:val="0090496D"/>
    <w:rsid w:val="0091061E"/>
    <w:rsid w:val="00920EA7"/>
    <w:rsid w:val="00926D87"/>
    <w:rsid w:val="00941491"/>
    <w:rsid w:val="00952ABD"/>
    <w:rsid w:val="00957DC7"/>
    <w:rsid w:val="00961EC7"/>
    <w:rsid w:val="00962CC4"/>
    <w:rsid w:val="009648BA"/>
    <w:rsid w:val="009710BB"/>
    <w:rsid w:val="009736EC"/>
    <w:rsid w:val="0098278D"/>
    <w:rsid w:val="009A4485"/>
    <w:rsid w:val="009A7745"/>
    <w:rsid w:val="009C2A31"/>
    <w:rsid w:val="009D15B3"/>
    <w:rsid w:val="009E1E7B"/>
    <w:rsid w:val="009E1F78"/>
    <w:rsid w:val="009E38AF"/>
    <w:rsid w:val="009F2CB5"/>
    <w:rsid w:val="009F3BEA"/>
    <w:rsid w:val="009F3F88"/>
    <w:rsid w:val="009F6706"/>
    <w:rsid w:val="00A034EC"/>
    <w:rsid w:val="00A2423C"/>
    <w:rsid w:val="00A26EF1"/>
    <w:rsid w:val="00A46EBF"/>
    <w:rsid w:val="00A505D9"/>
    <w:rsid w:val="00A50714"/>
    <w:rsid w:val="00A52473"/>
    <w:rsid w:val="00A539F7"/>
    <w:rsid w:val="00A55DD8"/>
    <w:rsid w:val="00A573D5"/>
    <w:rsid w:val="00A61B10"/>
    <w:rsid w:val="00A61BA0"/>
    <w:rsid w:val="00A6531D"/>
    <w:rsid w:val="00A653B4"/>
    <w:rsid w:val="00A8271A"/>
    <w:rsid w:val="00A8336C"/>
    <w:rsid w:val="00A90DB1"/>
    <w:rsid w:val="00A916D8"/>
    <w:rsid w:val="00A91A45"/>
    <w:rsid w:val="00A94269"/>
    <w:rsid w:val="00A97300"/>
    <w:rsid w:val="00AA1D5F"/>
    <w:rsid w:val="00AA588E"/>
    <w:rsid w:val="00AA6D5C"/>
    <w:rsid w:val="00AA7BA5"/>
    <w:rsid w:val="00AB543A"/>
    <w:rsid w:val="00AB5CD1"/>
    <w:rsid w:val="00AB5D3E"/>
    <w:rsid w:val="00AC3903"/>
    <w:rsid w:val="00AD16DC"/>
    <w:rsid w:val="00AD4ACE"/>
    <w:rsid w:val="00AF15E8"/>
    <w:rsid w:val="00AF497C"/>
    <w:rsid w:val="00AF71FC"/>
    <w:rsid w:val="00AF743F"/>
    <w:rsid w:val="00B05482"/>
    <w:rsid w:val="00B227FB"/>
    <w:rsid w:val="00B45320"/>
    <w:rsid w:val="00B45E68"/>
    <w:rsid w:val="00B509E9"/>
    <w:rsid w:val="00B5176D"/>
    <w:rsid w:val="00B52823"/>
    <w:rsid w:val="00B651AA"/>
    <w:rsid w:val="00B654DA"/>
    <w:rsid w:val="00B711AA"/>
    <w:rsid w:val="00B722C4"/>
    <w:rsid w:val="00B81425"/>
    <w:rsid w:val="00BA203D"/>
    <w:rsid w:val="00BA2307"/>
    <w:rsid w:val="00BA7423"/>
    <w:rsid w:val="00BB2E38"/>
    <w:rsid w:val="00BC61A6"/>
    <w:rsid w:val="00BD6204"/>
    <w:rsid w:val="00BE0CA0"/>
    <w:rsid w:val="00BE1CF5"/>
    <w:rsid w:val="00BF259C"/>
    <w:rsid w:val="00BF365C"/>
    <w:rsid w:val="00C0114B"/>
    <w:rsid w:val="00C17182"/>
    <w:rsid w:val="00C3301A"/>
    <w:rsid w:val="00C40620"/>
    <w:rsid w:val="00C408E5"/>
    <w:rsid w:val="00C42981"/>
    <w:rsid w:val="00C503CD"/>
    <w:rsid w:val="00C51AD9"/>
    <w:rsid w:val="00C53557"/>
    <w:rsid w:val="00C67424"/>
    <w:rsid w:val="00C72003"/>
    <w:rsid w:val="00C80151"/>
    <w:rsid w:val="00C87BDC"/>
    <w:rsid w:val="00C937DB"/>
    <w:rsid w:val="00CA421A"/>
    <w:rsid w:val="00CA490B"/>
    <w:rsid w:val="00CA64D1"/>
    <w:rsid w:val="00CB46E1"/>
    <w:rsid w:val="00CC4473"/>
    <w:rsid w:val="00CD7521"/>
    <w:rsid w:val="00CE6571"/>
    <w:rsid w:val="00CE6EA6"/>
    <w:rsid w:val="00CF18C0"/>
    <w:rsid w:val="00CF4FE9"/>
    <w:rsid w:val="00CF69C7"/>
    <w:rsid w:val="00D030DF"/>
    <w:rsid w:val="00D07570"/>
    <w:rsid w:val="00D07DAA"/>
    <w:rsid w:val="00D16AA1"/>
    <w:rsid w:val="00D2007A"/>
    <w:rsid w:val="00D30CDB"/>
    <w:rsid w:val="00D34265"/>
    <w:rsid w:val="00D42599"/>
    <w:rsid w:val="00D5011F"/>
    <w:rsid w:val="00D52686"/>
    <w:rsid w:val="00D60E7A"/>
    <w:rsid w:val="00D62127"/>
    <w:rsid w:val="00D65D4F"/>
    <w:rsid w:val="00D67BAF"/>
    <w:rsid w:val="00D83C68"/>
    <w:rsid w:val="00D863F4"/>
    <w:rsid w:val="00D8730F"/>
    <w:rsid w:val="00D95908"/>
    <w:rsid w:val="00DA0FE8"/>
    <w:rsid w:val="00DA579E"/>
    <w:rsid w:val="00DB2199"/>
    <w:rsid w:val="00DB2B57"/>
    <w:rsid w:val="00DC2CF3"/>
    <w:rsid w:val="00DC7A3F"/>
    <w:rsid w:val="00DD51E7"/>
    <w:rsid w:val="00DD61F0"/>
    <w:rsid w:val="00DD66A1"/>
    <w:rsid w:val="00DF5255"/>
    <w:rsid w:val="00DF6ED5"/>
    <w:rsid w:val="00E00C18"/>
    <w:rsid w:val="00E0680B"/>
    <w:rsid w:val="00E06AC0"/>
    <w:rsid w:val="00E07A6C"/>
    <w:rsid w:val="00E10CBA"/>
    <w:rsid w:val="00E23967"/>
    <w:rsid w:val="00E2497E"/>
    <w:rsid w:val="00E3167F"/>
    <w:rsid w:val="00E319FD"/>
    <w:rsid w:val="00E3200E"/>
    <w:rsid w:val="00E34FE0"/>
    <w:rsid w:val="00E35950"/>
    <w:rsid w:val="00E41AB9"/>
    <w:rsid w:val="00E432CF"/>
    <w:rsid w:val="00E51719"/>
    <w:rsid w:val="00E56138"/>
    <w:rsid w:val="00E571E0"/>
    <w:rsid w:val="00E67A67"/>
    <w:rsid w:val="00E7429A"/>
    <w:rsid w:val="00E74A0F"/>
    <w:rsid w:val="00E82143"/>
    <w:rsid w:val="00E832F2"/>
    <w:rsid w:val="00E8567B"/>
    <w:rsid w:val="00E877C4"/>
    <w:rsid w:val="00E903C0"/>
    <w:rsid w:val="00EA2B17"/>
    <w:rsid w:val="00EA7A08"/>
    <w:rsid w:val="00EB32A7"/>
    <w:rsid w:val="00EC3C9B"/>
    <w:rsid w:val="00ED1AF0"/>
    <w:rsid w:val="00ED1B59"/>
    <w:rsid w:val="00ED2DB7"/>
    <w:rsid w:val="00EE0FD3"/>
    <w:rsid w:val="00F01287"/>
    <w:rsid w:val="00F012A7"/>
    <w:rsid w:val="00F0767F"/>
    <w:rsid w:val="00F13473"/>
    <w:rsid w:val="00F15203"/>
    <w:rsid w:val="00F17472"/>
    <w:rsid w:val="00F2750E"/>
    <w:rsid w:val="00F2761A"/>
    <w:rsid w:val="00F65B5C"/>
    <w:rsid w:val="00F81312"/>
    <w:rsid w:val="00F8429E"/>
    <w:rsid w:val="00F90B29"/>
    <w:rsid w:val="00F97BCB"/>
    <w:rsid w:val="00FA04AD"/>
    <w:rsid w:val="00FB2E9D"/>
    <w:rsid w:val="00FC3D68"/>
    <w:rsid w:val="00FC4A14"/>
    <w:rsid w:val="00FD74FF"/>
    <w:rsid w:val="00FF2D28"/>
    <w:rsid w:val="00FF5DEB"/>
    <w:rsid w:val="00FF79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line="360" w:lineRule="auto"/>
      <w:jc w:val="both"/>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line="360" w:lineRule="auto"/>
      <w:jc w:val="both"/>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4822A7"/>
    <w:pPr>
      <w:keepNext/>
      <w:keepLines/>
      <w:spacing w:after="0" w:line="360" w:lineRule="auto"/>
      <w:jc w:val="both"/>
      <w:outlineLvl w:val="2"/>
    </w:pPr>
    <w:rPr>
      <w:rFonts w:ascii="Arial" w:eastAsiaTheme="majorEastAsia" w:hAnsi="Arial"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jc w:val="both"/>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szCs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png"/></Relationship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gnomad.broadinstitute.org/help"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1E728E"/>
    <w:rsid w:val="00354D14"/>
    <w:rsid w:val="004D12FA"/>
    <w:rsid w:val="005C52C8"/>
    <w:rsid w:val="00B26006"/>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4D1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IsImNvbnRhaW5lci10aXRsZS1zaG9ydCI6Ii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iwiY29udGFpbmVyLXRpdGxlLXNob3J0Ijoi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 Bulik-Sullivan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IsImNvbnRhaW5lci10aXRsZS1zaG9ydCI6IkFtIEogSHVtIEdlbmV0In0sImlzVGVtcG9yYXJ5IjpmYWxzZX0seyJpZCI6IjQxZmUyZGNkLTkzZGYtM2QwMy1iOTE1LWZhNDkwYWI5OTYzNCIsIml0ZW1EYXRhIjp7InR5cGUiOiJhcnRpY2xlLWpvdXJuYWwiLCJpZCI6IjQxZmUyZGNkLTkzZGYtM2QwMy1iOTE1LWZhNDkwYWI5OTYzNCIsInRpdGxlIjoiRXN0aW1hdGluZyBjcm9zcy1wb3B1bGF0aW9uIGdlbmV0aWMgY29ycmVsYXRpb25zIG9mIGNhdXNhbCBlZmZlY3Qgc2l6ZXMuIiwiYXV0aG9yIjpbeyJmYW1pbHkiOiJHYWxpbnNreSIsImdpdmVuIjoiS2V2aW4gSiIsInBhcnNlLW5hbWVzIjpmYWxzZSwiZHJvcHBpbmctcGFydGljbGUiOiIiLCJub24tZHJvcHBpbmctcGFydGljbGUiOiIifSx7ImZhbWlseSI6IlJlc2hlZiIsImdpdmVuIjoiWWFraXIgQSIsInBhcnNlLW5hbWVzIjpmYWxzZSwiZHJvcHBpbmctcGFydGljbGUiOiIiLCJub24tZHJvcHBpbmctcGFydGljbGUiOiIifSx7ImZhbWlseSI6IkZpbnVjYW5lIiwiZ2l2ZW4iOiJIaWxhcnkgSyIsInBhcnNlLW5hbWVzIjpmYWxzZSwiZHJvcHBpbmctcGFydGljbGUiOiIiLCJub24tZHJvcHBpbmctcGFydGljbGUiOiIifSx7ImZhbWlseSI6IkxvaCIsImdpdmVuIjoiUG8tUnUiLCJwYXJzZS1uYW1lcyI6ZmFsc2UsImRyb3BwaW5nLXBhcnRpY2xlIjoiIiwibm9uLWRyb3BwaW5nLXBhcnRpY2xlIjoiIn0seyJmYW1pbHkiOiJaYWl0bGVuIiwiZ2l2ZW4iOiJOb2FoIiwicGFyc2UtbmFtZXMiOmZhbHNlLCJkcm9wcGluZy1wYXJ0aWNsZSI6IiIsIm5vbi1kcm9wcGluZy1wYXJ0aWNsZSI6IiJ9LHsiZmFtaWx5IjoiUGF0dGVyc29uIiwiZ2l2ZW4iOiJOaWNrIEoiLCJwYXJzZS1uYW1lcyI6ZmFsc2UsImRyb3BwaW5nLXBhcnRpY2xlIjoiIiwibm9uLWRyb3BwaW5nLXBhcnRpY2xlIjoiIn0seyJmYW1pbHkiOiJCcm93biIsImdpdmVuIjoiQnJpZWxpbiBDIiwicGFyc2UtbmFtZXMiOmZhbHNlLCJkcm9wcGluZy1wYXJ0aWNsZSI6IiIsIm5vbi1kcm9wcGluZy1wYXJ0aWNsZSI6IiJ9LHsiZmFtaWx5IjoiUHJpY2UiLCJnaXZlbiI6IkFsa2VzIEwiLCJwYXJzZS1uYW1lcyI6ZmFsc2UsImRyb3BwaW5nLXBhcnRpY2xlIjoiIiwibm9uLWRyb3BwaW5nLXBhcnRpY2xlIjoiIn1dLCJjb250YWluZXItdGl0bGUiOiJHZW5ldGljIGVwaWRlbWlvbG9neSIsIkRPSSI6IjEwLjEwMDIvZ2VwaS4yMjE3MyIsIklTU04iOiIxMDk4LTIyNzIiLCJQTUlEIjoiMzA0NzQxNTQiLCJpc3N1ZWQiOnsiZGF0ZS1wYXJ0cyI6W1syMDE5XV19LCJwYWdlIjoiMTgwLTE4OCIsImFic3RyYWN0IjoiUmVjZW50IHN0dWRpZXMgaGF2ZSBleGFtaW5lZCB0aGUgZ2VuZXRpYyBjb3JyZWxhdGlvbnMgb2Ygc2luZ2xlLW51Y2xlb3RpZGUgcG9seW1vcnBoaXNtIChTTlApIGVmZmVjdCBzaXplcyBhY3Jvc3MgcGFpcnMgb2YgcG9wdWxhdGlvbnMgdG8gYmV0dGVyIHVuZGVyc3RhbmQgdGhlIGdlbmV0aWMgYXJjaGl0ZWN0dXJlcyBvZiBjb21wbGV4IHRyYWl0cy4gVGhlc2Ugc3R1ZGllcyBoYXZlIGVzdGltYXRlZCA8bW1sOm1hdGggeG1sbnM6bW1sPVwiaHR0cDovL3d3dy53My5vcmcvMTk5OC9NYXRoL01hdGhNTFwiPjxtbWw6bXN1Yj48bW1sOm1pPs+BPC9tbWw6bWk+IDxtbWw6bWk+ZzwvbW1sOm1pPjwvbW1sOm1zdWI+IDwvbW1sOm1hdGg+ICwgdGhlIGNyb3NzLXBvcHVsYXRpb24gY29ycmVsYXRpb24gb2Ygam9pbnQtZml0IGVmZmVjdCBzaXplcyBhdCBnZW5vdHlwZWQgU05Qcy4gSG93ZXZlciwgdGhlIHZhbHVlIG9mIDxtbWw6bWF0aCB4bWxuczptbWw9XCJodHRwOi8vd3d3LnczLm9yZy8xOTk4L01hdGgvTWF0aE1MXCI+PG1tbDptc3ViPjxtbWw6bWk+z4E8L21tbDptaT4gPG1tbDptaT5nPC9tbWw6bWk+PC9tbWw6bXN1Yj4gPC9tbWw6bWF0aD4gZGVwZW5kcyBib3RoIG9uIHRoZSBjcm9zcy1wb3B1bGF0aW9uIGNvcnJlbGF0aW9uIG9mIHRydWUgY2F1c2FsIGVmZmVjdCBzaXplcyAoIDxtbWw6bWF0aCB4bWxuczptbWw9XCJodHRwOi8vd3d3LnczLm9yZy8xOTk4L01hdGgvTWF0aE1MXCI+PG1tbDptc3ViPjxtbWw6bWk+z4E8L21tbDptaT4gPG1tbDptaT5iPC9tbWw6bWk+PC9tbWw6bXN1Yj4gPC9tbWw6bWF0aD4gKSBhbmQgb24gdGhlIHNpbWlsYXJpdHkgaW4gbGlua2FnZSBkaXNlcXVpbGlicml1bSAoTEQpIHBhdHRlcm5zIGluIHRoZSB0d28gcG9wdWxhdGlvbnMsIHdoaWNoIGRyaXZlIHRhZ2dpbmcgZWZmZWN0cy4gSGVyZSwgd2UgZGVyaXZlIHRoZSB2YWx1ZSBvZiB0aGUgcmF0aW8gPG1tbDptYXRoIHhtbG5zOm1tbD1cImh0dHA6Ly93d3cudzMub3JnLzE5OTgvTWF0aC9NYXRoTUxcIj48bW1sOm1zdWI+PG1tbDptaT7PgTwvbW1sOm1pPiA8bW1sOm1pPmc8L21tbDptaT48L21tbDptc3ViPiA8bW1sOm1vPi88L21tbDptbz4gPG1tbDptc3ViPjxtbWw6bWk+z4E8L21tbDptaT4gPG1tbDptaT5iPC9tbWw6bWk+PC9tbWw6bXN1Yj4gPC9tbWw6bWF0aD4gYXMgYSBmdW5jdGlvbiBvZiBMRCBpbiBlYWNoIHBvcHVsYXRpb24uIEJ5IGFwcGx5aW5nIGV4aXN0aW5nIG1ldGhvZHMgdG8gb2J0YWluIGVzdGltYXRlcyBvZiA8bW1sOm1hdGggeG1sbnM6bW1sPVwiaHR0cDovL3d3dy53My5vcmcvMTk5OC9NYXRoL01hdGhNTFwiPjxtbWw6bXN1Yj48bW1sOm1pPs+BPC9tbWw6bWk+IDxtbWw6bWk+ZzwvbW1sOm1pPjwvbW1sOm1zdWI+IDwvbW1sOm1hdGg+ICwgd2UgY2FuIHVzZSB0aGlzIHJhdGlvIHRvIGVzdGltYXRlIDxtbWw6bWF0aCB4bWxuczptbWw9XCJodHRwOi8vd3d3LnczLm9yZy8xOTk4L01hdGgvTWF0aE1MXCI+PG1tbDptc3ViPjxtbWw6bWk+z4E8L21tbDptaT4gPG1tbDptaT5iPC9tbWw6bWk+PC9tbWw6bXN1Yj4gPC9tbWw6bWF0aD4gLiBPdXIgZXN0aW1hdGVzIG9mIDxtbWw6bWF0aCB4bWxuczptbWw9XCJodHRwOi8vd3d3LnczLm9yZy8xOTk4L01hdGgvTWF0aE1MXCI+PG1tbDptc3ViPjxtbWw6bWk+z4E8L21tbDptaT4gPG1tbDptaT5iPC9tbWw6bWk+PC9tbWw6bXN1Yj4gPC9tbWw6bWF0aD4gd2VyZSBlcXVhbCB0byAwLjU1ICggU0XigIk94oCJMC4xNCkgYmV0d2VlbiBFdXJvcGVhbnMgYW5kIEVhc3QgQXNpYW5zIGF2ZXJhZ2VkIGFjcm9zcyBuaW5lIHRyYWl0cyBpbiB0aGUgR2VuZXRpYyBFcGlkZW1pb2xvZ3kgUmVzZWFyY2ggb24gQWR1bHQgSGVhbHRoIGFuZCBBZ2luZyBkYXRhIHNldCwgMC41NCAoIFNF4oCJPeKAiTAuMTgpIGJldHdlZW4gRXVyb3BlYW5zIGFuZCBTb3V0aCBBc2lhbnMgYXZlcmFnZWQgYWNyb3NzIDEzIHRyYWl0cyBpbiB0aGUgVUsgQmlvYmFuayBkYXRhIHNldCwgYW5kIDAuNDggKCBTReKAiT3igIkwLjA2KSBhbmQgMC42NSAoIFNF4oCJPeKAiTAuMDkpIGJldHdlZW4gRXVyb3BlYW5zIGFuZCBFYXN0IEFzaWFucyBpbiBzdW1tYXJ5IHN0YXRpc3RpYyBkYXRhIHNldHMgZm9yIHR5cGUgMiBkaWFiZXRlcyBhbmQgcmhldW1hdG9pZCBhcnRocml0aXMsIHJlc3BlY3RpdmVseS4gVGhlc2UgcmVzdWx0cyBpbXBsaWNhdGUgc3Vic3RhbnRpYWxseSBkaWZmZXJlbnQgY2F1c2FsIGdlbmV0aWMgYXJjaGl0ZWN0dXJlcyBhY3Jvc3MgY29udGluZW50YWwgcG9wdWxhdGlvbnMuIiwiaXNzdWUiOiIyIiwidm9sdW1lIjoiNDMiLCJleHBhbmRlZEpvdXJuYWxUaXRsZSI6IkdlbmV0aWMgZXBpZGVtaW9sb2d5IiwiY29udGFpbmVyLXRpdGxlLXNob3J0IjoiR2VuZXQgRXBpZGVtaW9sIn0sImlzVGVtcG9yYXJ5IjpmYWxzZX0seyJpZCI6IjIzZjBmOTY0LThiODItMzJlZC1hODA0LTM2MmYzNTk1OGM2ZSIsIml0ZW1EYXRhIjp7InR5cGUiOiJhcnRpY2xlLWpvdXJuYWwiLCJpZCI6IjIzZjBmOTY0LThiODItMzJlZC1hODA0LTM2MmYzNTk1OGM2ZSIsInRpdGxlIjoiRXN0aW1hdGlvbiBvZiBHZW5ldGljIENvcnJlbGF0aW9uIHZpYSBMaW5rYWdlIERpc2VxdWlsaWJyaXVtIFNjb3JlIFJlZ3Jlc3Npb24gYW5kIEdlbm9taWMgUmVzdHJpY3RlZCBNYXhpbXVtIExpa2VsaWhvb2QuIiwiYXV0aG9yIjpbeyJmYW1pbHkiOiJOaSIsImdpdmVuIjoiR3VpeWFuIiwicGFyc2UtbmFtZXMiOmZhbHNlLCJkcm9wcGluZy1wYXJ0aWNsZSI6IiIsIm5vbi1kcm9wcGluZy1wYXJ0aWNsZSI6IiJ9LHsiZmFtaWx5IjoiTW9zZXIiLCJnaXZlbiI6IkdlcmhhcmQiLCJwYXJzZS1uYW1lcyI6ZmFsc2UsImRyb3BwaW5nLXBhcnRpY2xlIjoiIiwibm9uLWRyb3BwaW5nLXBhcnRpY2xlIjoiIn0seyJmYW1pbHkiOiJTY2hpem9waHJlbmlhIFdvcmtpbmcgR3JvdXAgb2YgdGhlIFBzeWNoaWF0cmljIEdlbm9taWNzIENvbnNvcnRpdW0iLCJnaXZlbiI6IiIsInBhcnNlLW5hbWVzIjpmYWxzZSwiZHJvcHBpbmctcGFydGljbGUiOiIiLCJub24tZHJvcHBpbmctcGFydGljbGUiOiIifSx7ImZhbWlseSI6IldyYXkiLCJnaXZlbiI6Ik5hb21pIFIiLCJwYXJzZS1uYW1lcyI6ZmFsc2UsImRyb3BwaW5nLXBhcnRpY2xlIjoiIiwibm9uLWRyb3BwaW5nLXBhcnRpY2xlIjoiIn0seyJmYW1pbHkiOiJMZWUiLCJnaXZlbiI6IlMgSG9uZyIsInBhcnNlLW5hbWVzIjpmYWxzZSwiZHJvcHBpbmctcGFydGljbGUiOiIiLCJub24tZHJvcHBpbmctcGFydGljbGUiOiIifV0sImNvbnRhaW5lci10aXRsZSI6IkFtZXJpY2FuIGpvdXJuYWwgb2YgaHVtYW4gZ2VuZXRpY3MiLCJET0kiOiIxMC4xMDE2L2ouYWpoZy4yMDE4LjAzLjAyMSIsIklTU04iOiIxNTM3LTY2MDUiLCJQTUlEIjoiMjk3NTQ3NjYiLCJpc3N1ZWQiOnsiZGF0ZS1wYXJ0cyI6W1syMDE4XV19LCJwYWdlIjoiMTE4NS0xMTk0IiwiYWJzdHJhY3QiOiJHZW5ldGljIGNvcnJlbGF0aW9uIGlzIGEga2V5IHBvcHVsYXRpb24gcGFyYW1ldGVyIHRoYXQgZGVzY3JpYmVzIHRoZSBzaGFyZWQgZ2VuZXRpYyBhcmNoaXRlY3R1cmUgb2YgY29tcGxleCB0cmFpdHMgYW5kIGRpc2Vhc2VzLiBJdCBjYW4gYmXCoGVzdGltYXRlZCBieSBjdXJyZW50IHN0YXRlLW9mLWFydCBtZXRob2RzLCBpLmUuLCBsaW5rYWdlIGRpc2VxdWlsaWJyaXVtIHNjb3JlIHJlZ3Jlc3Npb24gKExEU0MpIGFuZCBnZW5vbWljIHJlc3RyaWN0ZWQgbWF4aW11bSBsaWtlbGlob29kIChHUkVNTCkuIFRoZSBtYXNzaXZlbHkgcmVkdWNlZCBjb21wdXRpbmcgYnVyZGVuIG9mIExEU0MgY29tcGFyZWQgdG8gR1JFTUwgbWFrZXMgaXQgYW4gYXR0cmFjdGl2ZSB0b29sLCBhbHRob3VnaCB0aGUgYWNjdXJhY3kgKGkuZS4sIG1hZ25pdHVkZSBvZiBzdGFuZGFyZCBlcnJvcnMpIG9mIExEU0MgZXN0aW1hdGVzIGhhcyBub3QgYmVlbiB0aG9yb3VnaGx5IHN0dWRpZWQuIEluIHNpbXVsYXRpb24sIHdlIHNob3cgdGhhdCB0aGUgYWNjdXJhY3kgb2YgR1JFTUwgaXMgZ2VuZXJhbGx5IGhpZ2hlciB0aGFuIHRoYXQgb2YgTERTQy4gV2hlbiB0aGVyZSBpcyBnZW5ldGljIGhldGVyb2dlbmVpdHkgYmV0d2VlbiB0aGUgYWN0dWFsIHNhbXBsZSBhbmQgcmVmZXJlbmNlIGRhdGEgZnJvbSB3aGljaCBMRCBzY29yZXMgYXJlIGVzdGltYXRlZCwgdGhlIGFjY3VyYWN5IG9mIExEU0MgZGVjcmVhc2VzIGZ1cnRoZXIuIEluIHJlYWwgZGF0YSBhbmFseXNlcyBlc3RpbWF0aW5nIHRoZSBnZW5ldGljIGNvcnJlbGF0aW9uIGJldHdlZW4gc2NoaXpvcGhyZW5pYSAoU0NaKSBhbmQgYm9keSBtYXNzIGluZGV4LCB3ZSBzaG93IHRoYXQgR1JFTUwgZXN0aW1hdGVzIGJhc2VkIG9uIOKIvDE1MCwwMDAgaW5kaXZpZHVhbHMgZ2l2ZSBhIGhpZ2hlciBhY2N1cmFjeSB0aGFuIExEU0MgZXN0aW1hdGVzIGJhc2VkIG9uIOKIvDQwMCwwMDAgaW5kaXZpZHVhbHMgKGZyb20gY29tYmluZWQgbWV0YS1kYXRhKS4gQSBHUkVNTCBnZW5vbWljIHBhcnRpdGlvbmluZyBhbmFseXNpcyByZXZlYWxzIHRoYXQgdGhlIGdlbmV0aWMgY29ycmVsYXRpb24gYmV0d2VlbiBTQ1ogYW5kIGhlaWdodCBpcyBzaWduaWZpY2FudGx5IG5lZ2F0aXZlIGZvciByZWd1bGF0b3J5IHJlZ2lvbnMsIHdoaWNoIHdob2xlIGdlbm9tZSBvciBMRFNDIGFwcHJvYWNoIGhhcyBsZXNzIHBvd2VyIHRvIGRldGVjdC4gV2UgY29uY2x1ZGUgdGhhdCBMRFNDIGVzdGltYXRlcyBzaG91bGQgYmUgY2FyZWZ1bGx5IGludGVycHJldGVkIGFzIHRoZXJlIGNhbiBiZSB1bmNlcnRhaW50eSBhYm91dCBob21vZ2VuZWl0eSBhbW9uZyBjb21iaW5lZCBtZXRhLWRhdGFzZXRzLiBXZSBzdWdnZXN0IHRoYXQgYW55IGludGVyZXN0aW5nIGZpbmRpbmdzIGZyb20gbWFzc2l2ZSBMRFNDIGFuYWx5c2lzIGZvciBhIGxhcmdlIG51bWJlciBvZiBjb21wbGV4IHRyYWl0cyBzaG91bGQgYmUgZm9sbG93ZWQgdXAsIHdoZXJlIHBvc3NpYmxlLCB3aXRoIG1vcmUgZGV0YWlsZWQgYW5hbHlzZXMgd2l0aCBHUkVNTCBtZXRob2RzLCBldmVuIGlmIHNhbXBsZSBzaXplcyBhcmUgbGVzc2VyLiIsImlzc3VlIjoiNiIsInZvbHVtZSI6IjEwMiIsImV4cGFuZGVkSm91cm5hbFRpdGxlIjoiQW1lcmljYW4gam91cm5hbCBvZiBodW1hbiBnZW5ldGljcyIsImNvbnRhaW5lci10aXRsZS1zaG9ydCI6IkFtIEogSHVtIEdlbmV0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XX0=&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yaWdodCIsImdpdmVuIjoiUyIsInBhcnNlLW5hbWVzIjpmYWxzZSwiZHJvcHBpbmctcGFydGljbGUiOiIiLCJub24tZHJvcHBpbmctcGFydGljbGUiOiIifV0sImNvbnRhaW5lci10aXRsZSI6IkFubmFscyBvZiBldWdlbmljcyIsImNvbnRhaW5lci10aXRsZS1zaG9ydCI6IkFubiBFdWdlbiIsIkRPSSI6IjEwLjExMTEvai4xNDY5LTE4MDkuMTk0OS50YjAyNDUxLngiLCJQTUlEIjoiMjQ1NDAzMTIiLCJpc3N1ZWQiOnsiZGF0ZS1wYXJ0cyI6W1sxOTUxLDNdXX0sInBhZ2UiOiIzMjMtNTQiLCJpc3N1ZSI6IjQiLCJ2b2x1bWUiOiIxNS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n.d.)&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Y29udGFpbmVyLXRpdGxlLXNob3J0IjoiIn0sImlzVGVtcG9yYXJ5IjpmYWxzZX1dfQ==&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n.d.; B. K. Bulik-Sullivan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LCJjb250YWluZXItdGl0bGUtc2hvcnQiOiI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V19&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 K. Bulik-Sullivan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13683</Words>
  <Characters>77998</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2</cp:revision>
  <cp:lastPrinted>2022-03-31T20:03:00Z</cp:lastPrinted>
  <dcterms:created xsi:type="dcterms:W3CDTF">2022-04-01T18:07:00Z</dcterms:created>
  <dcterms:modified xsi:type="dcterms:W3CDTF">2022-04-01T18:07:00Z</dcterms:modified>
</cp:coreProperties>
</file>